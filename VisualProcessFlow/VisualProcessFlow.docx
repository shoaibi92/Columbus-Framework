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B81" w:rsidRPr="00471C76" w:rsidRDefault="009B7B81">
      <w:pPr>
        <w:rPr>
          <w:rFonts w:ascii="Arial" w:hAnsi="Arial" w:cs="Arial"/>
          <w:sz w:val="36"/>
          <w:lang w:val="en-IN"/>
        </w:rPr>
      </w:pPr>
    </w:p>
    <w:p w:rsidR="009B7B81" w:rsidRPr="00471C76" w:rsidRDefault="009B7B81">
      <w:pPr>
        <w:rPr>
          <w:rFonts w:ascii="Arial" w:hAnsi="Arial" w:cs="Arial"/>
          <w:color w:val="006349"/>
          <w:sz w:val="72"/>
        </w:rPr>
      </w:pPr>
    </w:p>
    <w:p w:rsidR="009B7B81" w:rsidRPr="00471C76" w:rsidRDefault="009B7B81">
      <w:pPr>
        <w:rPr>
          <w:rFonts w:ascii="Arial" w:hAnsi="Arial" w:cs="Arial"/>
          <w:color w:val="006349"/>
          <w:sz w:val="72"/>
        </w:rPr>
      </w:pPr>
    </w:p>
    <w:p w:rsidR="009B7B81" w:rsidRDefault="00D763E4">
      <w:pPr>
        <w:rPr>
          <w:ins w:id="0" w:author="Kian Davoudi Rad" w:date="2015-06-15T15:09:00Z"/>
          <w:rFonts w:ascii="Arial" w:hAnsi="Arial" w:cs="Arial"/>
          <w:b/>
          <w:color w:val="006349"/>
          <w:sz w:val="72"/>
        </w:rPr>
      </w:pPr>
      <w:del w:id="1" w:author="Kian Davoudi Rad" w:date="2015-06-15T15:09:00Z">
        <w:r w:rsidDel="00E64B1D">
          <w:rPr>
            <w:rFonts w:ascii="Arial" w:hAnsi="Arial" w:cs="Arial"/>
            <w:b/>
            <w:color w:val="006349"/>
            <w:sz w:val="72"/>
          </w:rPr>
          <w:delText>Software Coding Standards</w:delText>
        </w:r>
        <w:r w:rsidR="00B72D10" w:rsidRPr="00471C76" w:rsidDel="00E64B1D">
          <w:rPr>
            <w:rFonts w:ascii="Arial" w:hAnsi="Arial" w:cs="Arial"/>
            <w:b/>
            <w:color w:val="006349"/>
            <w:sz w:val="72"/>
          </w:rPr>
          <w:delText xml:space="preserve"> Document</w:delText>
        </w:r>
      </w:del>
      <w:ins w:id="2" w:author="Kian Davoudi Rad" w:date="2015-06-15T15:09:00Z">
        <w:r w:rsidR="00E64B1D">
          <w:rPr>
            <w:rFonts w:ascii="Arial" w:hAnsi="Arial" w:cs="Arial"/>
            <w:b/>
            <w:color w:val="006349"/>
            <w:sz w:val="72"/>
          </w:rPr>
          <w:t>Visual Process Flow</w:t>
        </w:r>
      </w:ins>
    </w:p>
    <w:p w:rsidR="00E64B1D" w:rsidRPr="00471C76" w:rsidRDefault="00E64B1D">
      <w:pPr>
        <w:rPr>
          <w:rFonts w:ascii="Arial" w:hAnsi="Arial" w:cs="Arial"/>
          <w:b/>
          <w:color w:val="006349"/>
          <w:sz w:val="72"/>
        </w:rPr>
      </w:pPr>
      <w:ins w:id="3" w:author="Kian Davoudi Rad" w:date="2015-06-15T15:09:00Z">
        <w:r>
          <w:rPr>
            <w:rFonts w:ascii="Arial" w:hAnsi="Arial" w:cs="Arial"/>
            <w:b/>
            <w:color w:val="006349"/>
            <w:sz w:val="72"/>
          </w:rPr>
          <w:t>POC – Editing Mode</w:t>
        </w:r>
      </w:ins>
    </w:p>
    <w:p w:rsidR="009B7B81" w:rsidRPr="00471C76" w:rsidRDefault="008C5B57">
      <w:pPr>
        <w:rPr>
          <w:rFonts w:ascii="Arial" w:hAnsi="Arial" w:cs="Arial"/>
        </w:rPr>
      </w:pPr>
      <w:r w:rsidRPr="00471C76">
        <w:rPr>
          <w:rFonts w:ascii="Arial" w:hAnsi="Arial" w:cs="Arial"/>
          <w:noProof/>
          <w:szCs w:val="20"/>
        </w:rPr>
        <w:drawing>
          <wp:anchor distT="0" distB="0" distL="114300" distR="114300" simplePos="0" relativeHeight="251657728" behindDoc="1" locked="0" layoutInCell="1" allowOverlap="1">
            <wp:simplePos x="0" y="0"/>
            <wp:positionH relativeFrom="column">
              <wp:posOffset>-1320165</wp:posOffset>
            </wp:positionH>
            <wp:positionV relativeFrom="paragraph">
              <wp:posOffset>72758</wp:posOffset>
            </wp:positionV>
            <wp:extent cx="8013700" cy="7340600"/>
            <wp:effectExtent l="0" t="0" r="6350" b="0"/>
            <wp:wrapNone/>
            <wp:docPr id="4" name="Picture 2" descr="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pic:cNvPicPr>
                      <a:picLocks noChangeAspect="1" noChangeArrowheads="1"/>
                    </pic:cNvPicPr>
                  </pic:nvPicPr>
                  <pic:blipFill>
                    <a:blip r:embed="rId8" cstate="print"/>
                    <a:srcRect/>
                    <a:stretch>
                      <a:fillRect/>
                    </a:stretch>
                  </pic:blipFill>
                  <pic:spPr bwMode="auto">
                    <a:xfrm>
                      <a:off x="0" y="0"/>
                      <a:ext cx="8013700" cy="7340600"/>
                    </a:xfrm>
                    <a:prstGeom prst="rect">
                      <a:avLst/>
                    </a:prstGeom>
                    <a:noFill/>
                    <a:ln w="9525">
                      <a:noFill/>
                      <a:miter lim="800000"/>
                      <a:headEnd/>
                      <a:tailEnd/>
                    </a:ln>
                  </pic:spPr>
                </pic:pic>
              </a:graphicData>
            </a:graphic>
          </wp:anchor>
        </w:drawing>
      </w:r>
    </w:p>
    <w:p w:rsidR="00331C75" w:rsidRPr="00471C76" w:rsidRDefault="00505262">
      <w:pPr>
        <w:rPr>
          <w:rFonts w:ascii="Arial" w:hAnsi="Arial" w:cs="Arial"/>
          <w:b/>
          <w:sz w:val="36"/>
        </w:rPr>
      </w:pPr>
      <w:r>
        <w:rPr>
          <w:rFonts w:ascii="Arial" w:hAnsi="Arial" w:cs="Arial"/>
          <w:b/>
          <w:sz w:val="36"/>
        </w:rPr>
        <w:t>Sage 300 ERP</w:t>
      </w:r>
      <w:r w:rsidR="00BC04E1">
        <w:rPr>
          <w:rFonts w:ascii="Arial" w:hAnsi="Arial" w:cs="Arial"/>
          <w:b/>
          <w:sz w:val="36"/>
        </w:rPr>
        <w:t xml:space="preserve"> (Project </w:t>
      </w:r>
      <w:r w:rsidR="00D763E4">
        <w:rPr>
          <w:rFonts w:ascii="Arial" w:hAnsi="Arial" w:cs="Arial"/>
          <w:b/>
          <w:sz w:val="36"/>
        </w:rPr>
        <w:t>Columbus NA</w:t>
      </w:r>
      <w:r w:rsidR="008E214C">
        <w:rPr>
          <w:rFonts w:ascii="Arial" w:hAnsi="Arial" w:cs="Arial"/>
          <w:b/>
          <w:sz w:val="36"/>
        </w:rPr>
        <w:t xml:space="preserve"> (CNA) 2.0</w:t>
      </w:r>
      <w:r w:rsidR="00BC04E1">
        <w:rPr>
          <w:rFonts w:ascii="Arial" w:hAnsi="Arial" w:cs="Arial"/>
          <w:b/>
          <w:sz w:val="36"/>
        </w:rPr>
        <w:t>)</w:t>
      </w:r>
      <w:r w:rsidR="00331C75" w:rsidRPr="00471C76">
        <w:rPr>
          <w:rFonts w:ascii="Arial" w:hAnsi="Arial" w:cs="Arial"/>
          <w:b/>
          <w:sz w:val="36"/>
        </w:rPr>
        <w:br w:type="page"/>
      </w:r>
    </w:p>
    <w:bookmarkStart w:id="4" w:name="_Toc319524778" w:displacedByCustomXml="next"/>
    <w:sdt>
      <w:sdtPr>
        <w:rPr>
          <w:rFonts w:ascii="Times New Roman" w:eastAsia="Times New Roman" w:hAnsi="Times New Roman" w:cs="Times New Roman"/>
          <w:b w:val="0"/>
          <w:bCs w:val="0"/>
          <w:color w:val="auto"/>
          <w:sz w:val="24"/>
          <w:szCs w:val="24"/>
        </w:rPr>
        <w:id w:val="295730117"/>
        <w:docPartObj>
          <w:docPartGallery w:val="Table of Contents"/>
          <w:docPartUnique/>
        </w:docPartObj>
      </w:sdtPr>
      <w:sdtEndPr>
        <w:rPr>
          <w:rFonts w:ascii="Arial" w:hAnsi="Arial" w:cs="Arial"/>
        </w:rPr>
      </w:sdtEndPr>
      <w:sdtContent>
        <w:p w:rsidR="00FE13EA" w:rsidRDefault="00FE13EA" w:rsidP="006F2FB1">
          <w:pPr>
            <w:pStyle w:val="TOCHeading"/>
            <w:rPr>
              <w:ins w:id="5" w:author="Microsoft account" w:date="2014-09-10T15:54:00Z"/>
            </w:rPr>
          </w:pPr>
          <w:r w:rsidRPr="00471C76">
            <w:t>Table of Contents</w:t>
          </w:r>
        </w:p>
        <w:p w:rsidR="008A06E2" w:rsidRPr="008A06E2" w:rsidRDefault="008A06E2">
          <w:pPr>
            <w:rPr>
              <w:rPrChange w:id="6" w:author="Microsoft account" w:date="2014-09-10T15:54:00Z">
                <w:rPr>
                  <w:sz w:val="36"/>
                  <w:szCs w:val="36"/>
                </w:rPr>
              </w:rPrChange>
            </w:rPr>
            <w:pPrChange w:id="7" w:author="Microsoft account" w:date="2014-09-10T15:54:00Z">
              <w:pPr>
                <w:pStyle w:val="TOCHeading"/>
              </w:pPr>
            </w:pPrChange>
          </w:pPr>
        </w:p>
        <w:p w:rsidR="00D464C7" w:rsidRDefault="00C3564C">
          <w:pPr>
            <w:pStyle w:val="TOC1"/>
            <w:tabs>
              <w:tab w:val="left" w:pos="480"/>
              <w:tab w:val="right" w:leader="dot" w:pos="8630"/>
            </w:tabs>
            <w:rPr>
              <w:ins w:id="8" w:author="Microsoft account" w:date="2014-09-10T16:43:00Z"/>
              <w:rFonts w:asciiTheme="minorHAnsi" w:eastAsiaTheme="minorEastAsia" w:hAnsiTheme="minorHAnsi" w:cstheme="minorBidi"/>
              <w:noProof/>
              <w:sz w:val="22"/>
              <w:szCs w:val="22"/>
            </w:rPr>
          </w:pPr>
          <w:r w:rsidRPr="00471C76">
            <w:rPr>
              <w:rFonts w:ascii="Arial" w:hAnsi="Arial" w:cs="Arial"/>
            </w:rPr>
            <w:fldChar w:fldCharType="begin"/>
          </w:r>
          <w:r w:rsidR="00FE13EA" w:rsidRPr="00471C76">
            <w:rPr>
              <w:rFonts w:ascii="Arial" w:hAnsi="Arial" w:cs="Arial"/>
            </w:rPr>
            <w:instrText xml:space="preserve"> TOC \o "1-3" \h \z \u </w:instrText>
          </w:r>
          <w:r w:rsidRPr="00471C76">
            <w:rPr>
              <w:rFonts w:ascii="Arial" w:hAnsi="Arial" w:cs="Arial"/>
            </w:rPr>
            <w:fldChar w:fldCharType="separate"/>
          </w:r>
          <w:ins w:id="9" w:author="Microsoft account" w:date="2014-09-10T16:43:00Z">
            <w:r w:rsidR="00D464C7" w:rsidRPr="007F606D">
              <w:rPr>
                <w:rStyle w:val="Hyperlink"/>
                <w:noProof/>
              </w:rPr>
              <w:fldChar w:fldCharType="begin"/>
            </w:r>
            <w:r w:rsidR="00D464C7" w:rsidRPr="007F606D">
              <w:rPr>
                <w:rStyle w:val="Hyperlink"/>
                <w:noProof/>
              </w:rPr>
              <w:instrText xml:space="preserve"> </w:instrText>
            </w:r>
            <w:r w:rsidR="00D464C7">
              <w:rPr>
                <w:noProof/>
              </w:rPr>
              <w:instrText>HYPERLINK \l "_Toc398130757"</w:instrText>
            </w:r>
            <w:r w:rsidR="00D464C7" w:rsidRPr="007F606D">
              <w:rPr>
                <w:rStyle w:val="Hyperlink"/>
                <w:noProof/>
              </w:rPr>
              <w:instrText xml:space="preserve"> </w:instrText>
            </w:r>
            <w:r w:rsidR="00D464C7" w:rsidRPr="007F606D">
              <w:rPr>
                <w:rStyle w:val="Hyperlink"/>
                <w:noProof/>
              </w:rPr>
              <w:fldChar w:fldCharType="separate"/>
            </w:r>
            <w:r w:rsidR="00D464C7" w:rsidRPr="007F606D">
              <w:rPr>
                <w:rStyle w:val="Hyperlink"/>
                <w:noProof/>
              </w:rPr>
              <w:t>1</w:t>
            </w:r>
            <w:r w:rsidR="00D464C7">
              <w:rPr>
                <w:rFonts w:asciiTheme="minorHAnsi" w:eastAsiaTheme="minorEastAsia" w:hAnsiTheme="minorHAnsi" w:cstheme="minorBidi"/>
                <w:noProof/>
                <w:sz w:val="22"/>
                <w:szCs w:val="22"/>
              </w:rPr>
              <w:tab/>
            </w:r>
            <w:r w:rsidR="00D464C7" w:rsidRPr="007F606D">
              <w:rPr>
                <w:rStyle w:val="Hyperlink"/>
                <w:noProof/>
              </w:rPr>
              <w:t>Overview</w:t>
            </w:r>
            <w:r w:rsidR="00D464C7">
              <w:rPr>
                <w:noProof/>
                <w:webHidden/>
              </w:rPr>
              <w:tab/>
            </w:r>
            <w:r w:rsidR="00D464C7">
              <w:rPr>
                <w:noProof/>
                <w:webHidden/>
              </w:rPr>
              <w:fldChar w:fldCharType="begin"/>
            </w:r>
            <w:r w:rsidR="00D464C7">
              <w:rPr>
                <w:noProof/>
                <w:webHidden/>
              </w:rPr>
              <w:instrText xml:space="preserve"> PAGEREF _Toc398130757 \h </w:instrText>
            </w:r>
          </w:ins>
          <w:r w:rsidR="00D464C7">
            <w:rPr>
              <w:noProof/>
              <w:webHidden/>
            </w:rPr>
          </w:r>
          <w:r w:rsidR="00D464C7">
            <w:rPr>
              <w:noProof/>
              <w:webHidden/>
            </w:rPr>
            <w:fldChar w:fldCharType="separate"/>
          </w:r>
          <w:ins w:id="10" w:author="Microsoft account" w:date="2014-09-10T16:43:00Z">
            <w:r w:rsidR="00D464C7">
              <w:rPr>
                <w:noProof/>
                <w:webHidden/>
              </w:rPr>
              <w:t>1</w:t>
            </w:r>
            <w:r w:rsidR="00D464C7">
              <w:rPr>
                <w:noProof/>
                <w:webHidden/>
              </w:rPr>
              <w:fldChar w:fldCharType="end"/>
            </w:r>
            <w:r w:rsidR="00D464C7" w:rsidRPr="007F606D">
              <w:rPr>
                <w:rStyle w:val="Hyperlink"/>
                <w:noProof/>
              </w:rPr>
              <w:fldChar w:fldCharType="end"/>
            </w:r>
          </w:ins>
        </w:p>
        <w:p w:rsidR="00D464C7" w:rsidRDefault="00D464C7">
          <w:pPr>
            <w:pStyle w:val="TOC2"/>
            <w:tabs>
              <w:tab w:val="left" w:pos="880"/>
              <w:tab w:val="right" w:leader="dot" w:pos="8630"/>
            </w:tabs>
            <w:rPr>
              <w:ins w:id="11" w:author="Microsoft account" w:date="2014-09-10T16:43:00Z"/>
              <w:rFonts w:asciiTheme="minorHAnsi" w:eastAsiaTheme="minorEastAsia" w:hAnsiTheme="minorHAnsi" w:cstheme="minorBidi"/>
              <w:noProof/>
              <w:sz w:val="22"/>
              <w:szCs w:val="22"/>
            </w:rPr>
          </w:pPr>
          <w:ins w:id="12"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"_Toc398130758"</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1</w:t>
            </w:r>
            <w:r w:rsidRPr="007F606D">
              <w:rPr>
                <w:rStyle w:val="Hyperlink"/>
                <w:rFonts w:cs="Arial"/>
                <w:noProof/>
              </w:rPr>
              <w:t>.</w:t>
            </w:r>
            <w:r w:rsidRPr="007F606D">
              <w:rPr>
                <w:rStyle w:val="Hyperlink"/>
                <w:rFonts w:cs="Arial"/>
                <w:noProof/>
              </w:rPr>
              <w:t>1</w:t>
            </w:r>
            <w:r>
              <w:rPr>
                <w:rFonts w:asciiTheme="minorHAnsi" w:eastAsiaTheme="minorEastAsia" w:hAnsiTheme="minorHAnsi" w:cstheme="minorBidi"/>
                <w:noProof/>
                <w:sz w:val="22"/>
                <w:szCs w:val="22"/>
              </w:rPr>
              <w:tab/>
            </w:r>
            <w:r w:rsidRPr="007F606D">
              <w:rPr>
                <w:rStyle w:val="Hyperlink"/>
                <w:rFonts w:cs="Arial"/>
                <w:noProof/>
              </w:rPr>
              <w:t>All-In-One Code Framework Coding Standards</w:t>
            </w:r>
            <w:r>
              <w:rPr>
                <w:noProof/>
                <w:webHidden/>
              </w:rPr>
              <w:tab/>
            </w:r>
            <w:r>
              <w:rPr>
                <w:noProof/>
                <w:webHidden/>
              </w:rPr>
              <w:fldChar w:fldCharType="begin"/>
            </w:r>
            <w:r>
              <w:rPr>
                <w:noProof/>
                <w:webHidden/>
              </w:rPr>
              <w:instrText xml:space="preserve"> PAGEREF _Toc398130758 \h </w:instrText>
            </w:r>
          </w:ins>
          <w:r>
            <w:rPr>
              <w:noProof/>
              <w:webHidden/>
            </w:rPr>
          </w:r>
          <w:r>
            <w:rPr>
              <w:noProof/>
              <w:webHidden/>
            </w:rPr>
            <w:fldChar w:fldCharType="separate"/>
          </w:r>
          <w:ins w:id="13" w:author="Microsoft account" w:date="2014-09-10T16:43:00Z">
            <w:r>
              <w:rPr>
                <w:noProof/>
                <w:webHidden/>
              </w:rPr>
              <w:t>1</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4" w:author="Microsoft account" w:date="2014-09-10T16:43:00Z"/>
              <w:rFonts w:asciiTheme="minorHAnsi" w:eastAsiaTheme="minorEastAsia" w:hAnsiTheme="minorHAnsi" w:cstheme="minorBidi"/>
              <w:noProof/>
              <w:sz w:val="22"/>
              <w:szCs w:val="22"/>
            </w:rPr>
          </w:pPr>
          <w:ins w:id="15"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"_Toc398130759"</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1.2</w:t>
            </w:r>
            <w:r>
              <w:rPr>
                <w:rFonts w:asciiTheme="minorHAnsi" w:eastAsiaTheme="minorEastAsia" w:hAnsiTheme="minorHAnsi" w:cstheme="minorBidi"/>
                <w:noProof/>
                <w:sz w:val="22"/>
                <w:szCs w:val="22"/>
              </w:rPr>
              <w:tab/>
            </w:r>
            <w:r w:rsidRPr="007F606D">
              <w:rPr>
                <w:rStyle w:val="Hyperlink"/>
                <w:rFonts w:cs="Arial"/>
                <w:noProof/>
              </w:rPr>
              <w:t>Software Coding Standards Document</w:t>
            </w:r>
            <w:r>
              <w:rPr>
                <w:noProof/>
                <w:webHidden/>
              </w:rPr>
              <w:tab/>
            </w:r>
            <w:r>
              <w:rPr>
                <w:noProof/>
                <w:webHidden/>
              </w:rPr>
              <w:fldChar w:fldCharType="begin"/>
            </w:r>
            <w:r>
              <w:rPr>
                <w:noProof/>
                <w:webHidden/>
              </w:rPr>
              <w:instrText xml:space="preserve"> PAGEREF _Toc398130759 \h </w:instrText>
            </w:r>
          </w:ins>
          <w:r>
            <w:rPr>
              <w:noProof/>
              <w:webHidden/>
            </w:rPr>
          </w:r>
          <w:r>
            <w:rPr>
              <w:noProof/>
              <w:webHidden/>
            </w:rPr>
            <w:fldChar w:fldCharType="separate"/>
          </w:r>
          <w:ins w:id="16" w:author="Microsoft account" w:date="2014-09-10T16:43:00Z">
            <w:r>
              <w:rPr>
                <w:noProof/>
                <w:webHidden/>
              </w:rPr>
              <w:t>1</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17" w:author="Microsoft account" w:date="2014-09-10T16:43:00Z"/>
              <w:rFonts w:asciiTheme="minorHAnsi" w:eastAsiaTheme="minorEastAsia" w:hAnsiTheme="minorHAnsi" w:cstheme="minorBidi"/>
              <w:noProof/>
              <w:sz w:val="22"/>
              <w:szCs w:val="22"/>
            </w:rPr>
          </w:pPr>
          <w:ins w:id="18"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"_Toc398130760"</w:instrText>
            </w:r>
            <w:r w:rsidRPr="007F606D">
              <w:rPr>
                <w:rStyle w:val="Hyperlink"/>
                <w:noProof/>
              </w:rPr>
              <w:instrText xml:space="preserve"> </w:instrText>
            </w:r>
            <w:r w:rsidRPr="007F606D">
              <w:rPr>
                <w:rStyle w:val="Hyperlink"/>
                <w:noProof/>
              </w:rPr>
              <w:fldChar w:fldCharType="separate"/>
            </w:r>
            <w:r w:rsidRPr="007F606D">
              <w:rPr>
                <w:rStyle w:val="Hyperlink"/>
                <w:noProof/>
              </w:rPr>
              <w:t>2</w:t>
            </w:r>
            <w:r>
              <w:rPr>
                <w:rFonts w:asciiTheme="minorHAnsi" w:eastAsiaTheme="minorEastAsia" w:hAnsiTheme="minorHAnsi" w:cstheme="minorBidi"/>
                <w:noProof/>
                <w:sz w:val="22"/>
                <w:szCs w:val="22"/>
              </w:rPr>
              <w:tab/>
            </w:r>
            <w:r w:rsidRPr="007F606D">
              <w:rPr>
                <w:rStyle w:val="Hyperlink"/>
                <w:noProof/>
              </w:rPr>
              <w:t>Data Types</w:t>
            </w:r>
            <w:r>
              <w:rPr>
                <w:noProof/>
                <w:webHidden/>
              </w:rPr>
              <w:tab/>
            </w:r>
            <w:r>
              <w:rPr>
                <w:noProof/>
                <w:webHidden/>
              </w:rPr>
              <w:fldChar w:fldCharType="begin"/>
            </w:r>
            <w:r>
              <w:rPr>
                <w:noProof/>
                <w:webHidden/>
              </w:rPr>
              <w:instrText xml:space="preserve"> PAGEREF _Toc398130760 \h </w:instrText>
            </w:r>
          </w:ins>
          <w:r>
            <w:rPr>
              <w:noProof/>
              <w:webHidden/>
            </w:rPr>
          </w:r>
          <w:r>
            <w:rPr>
              <w:noProof/>
              <w:webHidden/>
            </w:rPr>
            <w:fldChar w:fldCharType="separate"/>
          </w:r>
          <w:ins w:id="19" w:author="Microsoft account" w:date="2014-09-10T16:43:00Z">
            <w:r>
              <w:rPr>
                <w:noProof/>
                <w:webHidden/>
              </w:rPr>
              <w:t>1</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20" w:author="Microsoft account" w:date="2014-09-10T16:43:00Z"/>
              <w:rFonts w:asciiTheme="minorHAnsi" w:eastAsiaTheme="minorEastAsia" w:hAnsiTheme="minorHAnsi" w:cstheme="minorBidi"/>
              <w:noProof/>
              <w:sz w:val="22"/>
              <w:szCs w:val="22"/>
            </w:rPr>
          </w:pPr>
          <w:ins w:id="21"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"_Toc398130761"</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2.1</w:t>
            </w:r>
            <w:r>
              <w:rPr>
                <w:rFonts w:asciiTheme="minorHAnsi" w:eastAsiaTheme="minorEastAsia" w:hAnsiTheme="minorHAnsi" w:cstheme="minorBidi"/>
                <w:noProof/>
                <w:sz w:val="22"/>
                <w:szCs w:val="22"/>
              </w:rPr>
              <w:tab/>
            </w:r>
            <w:r w:rsidRPr="007F606D">
              <w:rPr>
                <w:rStyle w:val="Hyperlink"/>
                <w:rFonts w:cs="Arial"/>
                <w:noProof/>
              </w:rPr>
              <w:t>Alias Data Types</w:t>
            </w:r>
            <w:r>
              <w:rPr>
                <w:noProof/>
                <w:webHidden/>
              </w:rPr>
              <w:tab/>
            </w:r>
            <w:r>
              <w:rPr>
                <w:noProof/>
                <w:webHidden/>
              </w:rPr>
              <w:fldChar w:fldCharType="begin"/>
            </w:r>
            <w:r>
              <w:rPr>
                <w:noProof/>
                <w:webHidden/>
              </w:rPr>
              <w:instrText xml:space="preserve"> PAGEREF _Toc398130761 \h </w:instrText>
            </w:r>
          </w:ins>
          <w:r>
            <w:rPr>
              <w:noProof/>
              <w:webHidden/>
            </w:rPr>
          </w:r>
          <w:r>
            <w:rPr>
              <w:noProof/>
              <w:webHidden/>
            </w:rPr>
            <w:fldChar w:fldCharType="separate"/>
          </w:r>
          <w:ins w:id="22" w:author="Microsoft account" w:date="2014-09-10T16:43:00Z">
            <w:r>
              <w:rPr>
                <w:noProof/>
                <w:webHidden/>
              </w:rPr>
              <w:t>2</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23" w:author="Microsoft account" w:date="2014-09-10T16:43:00Z"/>
              <w:rFonts w:asciiTheme="minorHAnsi" w:eastAsiaTheme="minorEastAsia" w:hAnsiTheme="minorHAnsi" w:cstheme="minorBidi"/>
              <w:noProof/>
              <w:sz w:val="22"/>
              <w:szCs w:val="22"/>
            </w:rPr>
          </w:pPr>
          <w:ins w:id="24"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"_Toc398130762"</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2.2</w:t>
            </w:r>
            <w:r>
              <w:rPr>
                <w:rFonts w:asciiTheme="minorHAnsi" w:eastAsiaTheme="minorEastAsia" w:hAnsiTheme="minorHAnsi" w:cstheme="minorBidi"/>
                <w:noProof/>
                <w:sz w:val="22"/>
                <w:szCs w:val="22"/>
              </w:rPr>
              <w:tab/>
            </w:r>
            <w:r w:rsidRPr="007F606D">
              <w:rPr>
                <w:rStyle w:val="Hyperlink"/>
                <w:rFonts w:cs="Arial"/>
                <w:noProof/>
              </w:rPr>
              <w:t>Implicitly Typed Local Variables</w:t>
            </w:r>
            <w:r>
              <w:rPr>
                <w:noProof/>
                <w:webHidden/>
              </w:rPr>
              <w:tab/>
            </w:r>
            <w:r>
              <w:rPr>
                <w:noProof/>
                <w:webHidden/>
              </w:rPr>
              <w:fldChar w:fldCharType="begin"/>
            </w:r>
            <w:r>
              <w:rPr>
                <w:noProof/>
                <w:webHidden/>
              </w:rPr>
              <w:instrText xml:space="preserve"> PAGEREF _Toc398130762 \h </w:instrText>
            </w:r>
          </w:ins>
          <w:r>
            <w:rPr>
              <w:noProof/>
              <w:webHidden/>
            </w:rPr>
          </w:r>
          <w:r>
            <w:rPr>
              <w:noProof/>
              <w:webHidden/>
            </w:rPr>
            <w:fldChar w:fldCharType="separate"/>
          </w:r>
          <w:ins w:id="25" w:author="Microsoft account" w:date="2014-09-10T16:43:00Z">
            <w:r>
              <w:rPr>
                <w:noProof/>
                <w:webHidden/>
              </w:rPr>
              <w:t>2</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26" w:author="Microsoft account" w:date="2014-09-10T16:43:00Z"/>
              <w:rFonts w:asciiTheme="minorHAnsi" w:eastAsiaTheme="minorEastAsia" w:hAnsiTheme="minorHAnsi" w:cstheme="minorBidi"/>
              <w:noProof/>
              <w:sz w:val="22"/>
              <w:szCs w:val="22"/>
            </w:rPr>
          </w:pPr>
          <w:ins w:id="27"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"_Toc398130763"</w:instrText>
            </w:r>
            <w:r w:rsidRPr="007F606D">
              <w:rPr>
                <w:rStyle w:val="Hyperlink"/>
                <w:noProof/>
              </w:rPr>
              <w:instrText xml:space="preserve"> </w:instrText>
            </w:r>
            <w:r w:rsidRPr="007F606D">
              <w:rPr>
                <w:rStyle w:val="Hyperlink"/>
                <w:noProof/>
              </w:rPr>
              <w:fldChar w:fldCharType="separate"/>
            </w:r>
            <w:r w:rsidRPr="007F606D">
              <w:rPr>
                <w:rStyle w:val="Hyperlink"/>
                <w:noProof/>
              </w:rPr>
              <w:t>3</w:t>
            </w:r>
            <w:r>
              <w:rPr>
                <w:rFonts w:asciiTheme="minorHAnsi" w:eastAsiaTheme="minorEastAsia" w:hAnsiTheme="minorHAnsi" w:cstheme="minorBidi"/>
                <w:noProof/>
                <w:sz w:val="22"/>
                <w:szCs w:val="22"/>
              </w:rPr>
              <w:tab/>
            </w:r>
            <w:r w:rsidRPr="007F606D">
              <w:rPr>
                <w:rStyle w:val="Hyperlink"/>
                <w:noProof/>
              </w:rPr>
              <w:t>Namespaces</w:t>
            </w:r>
            <w:r>
              <w:rPr>
                <w:noProof/>
                <w:webHidden/>
              </w:rPr>
              <w:tab/>
            </w:r>
            <w:r>
              <w:rPr>
                <w:noProof/>
                <w:webHidden/>
              </w:rPr>
              <w:fldChar w:fldCharType="begin"/>
            </w:r>
            <w:r>
              <w:rPr>
                <w:noProof/>
                <w:webHidden/>
              </w:rPr>
              <w:instrText xml:space="preserve"> PAGEREF _Toc398130763 \h </w:instrText>
            </w:r>
          </w:ins>
          <w:r>
            <w:rPr>
              <w:noProof/>
              <w:webHidden/>
            </w:rPr>
          </w:r>
          <w:r>
            <w:rPr>
              <w:noProof/>
              <w:webHidden/>
            </w:rPr>
            <w:fldChar w:fldCharType="separate"/>
          </w:r>
          <w:ins w:id="28" w:author="Microsoft account" w:date="2014-09-10T16:43:00Z">
            <w:r>
              <w:rPr>
                <w:noProof/>
                <w:webHidden/>
              </w:rPr>
              <w:t>3</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29" w:author="Microsoft account" w:date="2014-09-10T16:43:00Z"/>
              <w:rFonts w:asciiTheme="minorHAnsi" w:eastAsiaTheme="minorEastAsia" w:hAnsiTheme="minorHAnsi" w:cstheme="minorBidi"/>
              <w:noProof/>
              <w:sz w:val="22"/>
              <w:szCs w:val="22"/>
            </w:rPr>
          </w:pPr>
          <w:ins w:id="30"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"_Toc398130764"</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3.1</w:t>
            </w:r>
            <w:r>
              <w:rPr>
                <w:rFonts w:asciiTheme="minorHAnsi" w:eastAsiaTheme="minorEastAsia" w:hAnsiTheme="minorHAnsi" w:cstheme="minorBidi"/>
                <w:noProof/>
                <w:sz w:val="22"/>
                <w:szCs w:val="22"/>
              </w:rPr>
              <w:tab/>
            </w:r>
            <w:r w:rsidRPr="007F606D">
              <w:rPr>
                <w:rStyle w:val="Hyperlink"/>
                <w:rFonts w:cs="Arial"/>
                <w:noProof/>
              </w:rPr>
              <w:t>Namespace Segments</w:t>
            </w:r>
            <w:r>
              <w:rPr>
                <w:noProof/>
                <w:webHidden/>
              </w:rPr>
              <w:tab/>
            </w:r>
            <w:r>
              <w:rPr>
                <w:noProof/>
                <w:webHidden/>
              </w:rPr>
              <w:fldChar w:fldCharType="begin"/>
            </w:r>
            <w:r>
              <w:rPr>
                <w:noProof/>
                <w:webHidden/>
              </w:rPr>
              <w:instrText xml:space="preserve"> PAGEREF _Toc398130764 \h </w:instrText>
            </w:r>
          </w:ins>
          <w:r>
            <w:rPr>
              <w:noProof/>
              <w:webHidden/>
            </w:rPr>
          </w:r>
          <w:r>
            <w:rPr>
              <w:noProof/>
              <w:webHidden/>
            </w:rPr>
            <w:fldChar w:fldCharType="separate"/>
          </w:r>
          <w:ins w:id="31" w:author="Microsoft account" w:date="2014-09-10T16:43:00Z">
            <w:r>
              <w:rPr>
                <w:noProof/>
                <w:webHidden/>
              </w:rPr>
              <w:t>3</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32" w:author="Microsoft account" w:date="2014-09-10T16:43:00Z"/>
              <w:rFonts w:asciiTheme="minorHAnsi" w:eastAsiaTheme="minorEastAsia" w:hAnsiTheme="minorHAnsi" w:cstheme="minorBidi"/>
              <w:noProof/>
              <w:sz w:val="22"/>
              <w:szCs w:val="22"/>
            </w:rPr>
          </w:pPr>
          <w:ins w:id="33"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"_Toc398130765"</w:instrText>
            </w:r>
            <w:r w:rsidRPr="007F606D">
              <w:rPr>
                <w:rStyle w:val="Hyperlink"/>
                <w:noProof/>
              </w:rPr>
              <w:instrText xml:space="preserve"> </w:instrText>
            </w:r>
            <w:r w:rsidRPr="007F606D">
              <w:rPr>
                <w:rStyle w:val="Hyperlink"/>
                <w:noProof/>
              </w:rPr>
              <w:fldChar w:fldCharType="separate"/>
            </w:r>
            <w:r w:rsidRPr="007F606D">
              <w:rPr>
                <w:rStyle w:val="Hyperlink"/>
                <w:noProof/>
              </w:rPr>
              <w:t>4</w:t>
            </w:r>
            <w:r>
              <w:rPr>
                <w:rFonts w:asciiTheme="minorHAnsi" w:eastAsiaTheme="minorEastAsia" w:hAnsiTheme="minorHAnsi" w:cstheme="minorBidi"/>
                <w:noProof/>
                <w:sz w:val="22"/>
                <w:szCs w:val="22"/>
              </w:rPr>
              <w:tab/>
            </w:r>
            <w:r w:rsidRPr="007F606D">
              <w:rPr>
                <w:rStyle w:val="Hyperlink"/>
                <w:noProof/>
              </w:rPr>
              <w:t>Comments</w:t>
            </w:r>
            <w:r>
              <w:rPr>
                <w:noProof/>
                <w:webHidden/>
              </w:rPr>
              <w:tab/>
            </w:r>
            <w:r>
              <w:rPr>
                <w:noProof/>
                <w:webHidden/>
              </w:rPr>
              <w:fldChar w:fldCharType="begin"/>
            </w:r>
            <w:r>
              <w:rPr>
                <w:noProof/>
                <w:webHidden/>
              </w:rPr>
              <w:instrText xml:space="preserve"> PAGEREF _Toc398130765 \h </w:instrText>
            </w:r>
          </w:ins>
          <w:r>
            <w:rPr>
              <w:noProof/>
              <w:webHidden/>
            </w:rPr>
          </w:r>
          <w:r>
            <w:rPr>
              <w:noProof/>
              <w:webHidden/>
            </w:rPr>
            <w:fldChar w:fldCharType="separate"/>
          </w:r>
          <w:ins w:id="34" w:author="Microsoft account" w:date="2014-09-10T16:43:00Z">
            <w:r>
              <w:rPr>
                <w:noProof/>
                <w:webHidden/>
              </w:rPr>
              <w:t>4</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35" w:author="Microsoft account" w:date="2014-09-10T16:43:00Z"/>
              <w:rFonts w:asciiTheme="minorHAnsi" w:eastAsiaTheme="minorEastAsia" w:hAnsiTheme="minorHAnsi" w:cstheme="minorBidi"/>
              <w:noProof/>
              <w:sz w:val="22"/>
              <w:szCs w:val="22"/>
            </w:rPr>
          </w:pPr>
          <w:ins w:id="36"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"_Toc398130766"</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4.1</w:t>
            </w:r>
            <w:r>
              <w:rPr>
                <w:rFonts w:asciiTheme="minorHAnsi" w:eastAsiaTheme="minorEastAsia" w:hAnsiTheme="minorHAnsi" w:cstheme="minorBidi"/>
                <w:noProof/>
                <w:sz w:val="22"/>
                <w:szCs w:val="22"/>
              </w:rPr>
              <w:tab/>
            </w:r>
            <w:r w:rsidRPr="007F606D">
              <w:rPr>
                <w:rStyle w:val="Hyperlink"/>
                <w:rFonts w:cs="Arial"/>
                <w:noProof/>
              </w:rPr>
              <w:t>XML Comments</w:t>
            </w:r>
            <w:r>
              <w:rPr>
                <w:noProof/>
                <w:webHidden/>
              </w:rPr>
              <w:tab/>
            </w:r>
            <w:r>
              <w:rPr>
                <w:noProof/>
                <w:webHidden/>
              </w:rPr>
              <w:fldChar w:fldCharType="begin"/>
            </w:r>
            <w:r>
              <w:rPr>
                <w:noProof/>
                <w:webHidden/>
              </w:rPr>
              <w:instrText xml:space="preserve"> PAGEREF _Toc398130766 \h </w:instrText>
            </w:r>
          </w:ins>
          <w:r>
            <w:rPr>
              <w:noProof/>
              <w:webHidden/>
            </w:rPr>
          </w:r>
          <w:r>
            <w:rPr>
              <w:noProof/>
              <w:webHidden/>
            </w:rPr>
            <w:fldChar w:fldCharType="separate"/>
          </w:r>
          <w:ins w:id="37" w:author="Microsoft account" w:date="2014-09-10T16:43:00Z">
            <w:r>
              <w:rPr>
                <w:noProof/>
                <w:webHidden/>
              </w:rPr>
              <w:t>4</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38" w:author="Microsoft account" w:date="2014-09-10T16:43:00Z"/>
              <w:rFonts w:asciiTheme="minorHAnsi" w:eastAsiaTheme="minorEastAsia" w:hAnsiTheme="minorHAnsi" w:cstheme="minorBidi"/>
              <w:noProof/>
              <w:sz w:val="22"/>
              <w:szCs w:val="22"/>
            </w:rPr>
          </w:pPr>
          <w:ins w:id="39"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"_Toc398130767"</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4.2</w:t>
            </w:r>
            <w:r>
              <w:rPr>
                <w:rFonts w:asciiTheme="minorHAnsi" w:eastAsiaTheme="minorEastAsia" w:hAnsiTheme="minorHAnsi" w:cstheme="minorBidi"/>
                <w:noProof/>
                <w:sz w:val="22"/>
                <w:szCs w:val="22"/>
              </w:rPr>
              <w:tab/>
            </w:r>
            <w:r w:rsidRPr="007F606D">
              <w:rPr>
                <w:rStyle w:val="Hyperlink"/>
                <w:rFonts w:cs="Arial"/>
                <w:noProof/>
              </w:rPr>
              <w:t>Copyright Comments</w:t>
            </w:r>
            <w:r>
              <w:rPr>
                <w:noProof/>
                <w:webHidden/>
              </w:rPr>
              <w:tab/>
            </w:r>
            <w:r>
              <w:rPr>
                <w:noProof/>
                <w:webHidden/>
              </w:rPr>
              <w:fldChar w:fldCharType="begin"/>
            </w:r>
            <w:r>
              <w:rPr>
                <w:noProof/>
                <w:webHidden/>
              </w:rPr>
              <w:instrText xml:space="preserve"> PAGEREF _Toc398130767 \h </w:instrText>
            </w:r>
          </w:ins>
          <w:r>
            <w:rPr>
              <w:noProof/>
              <w:webHidden/>
            </w:rPr>
          </w:r>
          <w:r>
            <w:rPr>
              <w:noProof/>
              <w:webHidden/>
            </w:rPr>
            <w:fldChar w:fldCharType="separate"/>
          </w:r>
          <w:ins w:id="40" w:author="Microsoft account" w:date="2014-09-10T16:43:00Z">
            <w:r>
              <w:rPr>
                <w:noProof/>
                <w:webHidden/>
              </w:rPr>
              <w:t>5</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41" w:author="Microsoft account" w:date="2014-09-10T16:43:00Z"/>
              <w:rFonts w:asciiTheme="minorHAnsi" w:eastAsiaTheme="minorEastAsia" w:hAnsiTheme="minorHAnsi" w:cstheme="minorBidi"/>
              <w:noProof/>
              <w:sz w:val="22"/>
              <w:szCs w:val="22"/>
            </w:rPr>
          </w:pPr>
          <w:ins w:id="42"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"_Toc398130768"</w:instrText>
            </w:r>
            <w:r w:rsidRPr="007F606D">
              <w:rPr>
                <w:rStyle w:val="Hyperlink"/>
                <w:noProof/>
              </w:rPr>
              <w:instrText xml:space="preserve"> </w:instrText>
            </w:r>
            <w:r w:rsidRPr="007F606D">
              <w:rPr>
                <w:rStyle w:val="Hyperlink"/>
                <w:noProof/>
              </w:rPr>
              <w:fldChar w:fldCharType="separate"/>
            </w:r>
            <w:r w:rsidRPr="007F606D">
              <w:rPr>
                <w:rStyle w:val="Hyperlink"/>
                <w:noProof/>
              </w:rPr>
              <w:t>5</w:t>
            </w:r>
            <w:r>
              <w:rPr>
                <w:rFonts w:asciiTheme="minorHAnsi" w:eastAsiaTheme="minorEastAsia" w:hAnsiTheme="minorHAnsi" w:cstheme="minorBidi"/>
                <w:noProof/>
                <w:sz w:val="22"/>
                <w:szCs w:val="22"/>
              </w:rPr>
              <w:tab/>
            </w:r>
            <w:r w:rsidRPr="007F606D">
              <w:rPr>
                <w:rStyle w:val="Hyperlink"/>
                <w:noProof/>
              </w:rPr>
              <w:t>Naming Conventions</w:t>
            </w:r>
            <w:r>
              <w:rPr>
                <w:noProof/>
                <w:webHidden/>
              </w:rPr>
              <w:tab/>
            </w:r>
            <w:r>
              <w:rPr>
                <w:noProof/>
                <w:webHidden/>
              </w:rPr>
              <w:fldChar w:fldCharType="begin"/>
            </w:r>
            <w:r>
              <w:rPr>
                <w:noProof/>
                <w:webHidden/>
              </w:rPr>
              <w:instrText xml:space="preserve"> PAGEREF _Toc398130768 \h </w:instrText>
            </w:r>
          </w:ins>
          <w:r>
            <w:rPr>
              <w:noProof/>
              <w:webHidden/>
            </w:rPr>
          </w:r>
          <w:r>
            <w:rPr>
              <w:noProof/>
              <w:webHidden/>
            </w:rPr>
            <w:fldChar w:fldCharType="separate"/>
          </w:r>
          <w:ins w:id="43" w:author="Microsoft account" w:date="2014-09-10T16:43:00Z">
            <w:r>
              <w:rPr>
                <w:noProof/>
                <w:webHidden/>
              </w:rPr>
              <w:t>5</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44" w:author="Microsoft account" w:date="2014-09-10T16:43:00Z"/>
              <w:rFonts w:asciiTheme="minorHAnsi" w:eastAsiaTheme="minorEastAsia" w:hAnsiTheme="minorHAnsi" w:cstheme="minorBidi"/>
              <w:noProof/>
              <w:sz w:val="22"/>
              <w:szCs w:val="22"/>
            </w:rPr>
          </w:pPr>
          <w:ins w:id="45"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"_Toc398130769"</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5.1</w:t>
            </w:r>
            <w:r>
              <w:rPr>
                <w:rFonts w:asciiTheme="minorHAnsi" w:eastAsiaTheme="minorEastAsia" w:hAnsiTheme="minorHAnsi" w:cstheme="minorBidi"/>
                <w:noProof/>
                <w:sz w:val="22"/>
                <w:szCs w:val="22"/>
              </w:rPr>
              <w:tab/>
            </w:r>
            <w:r w:rsidRPr="007F606D">
              <w:rPr>
                <w:rStyle w:val="Hyperlink"/>
                <w:rFonts w:cs="Arial"/>
                <w:noProof/>
              </w:rPr>
              <w:t>Redundancy</w:t>
            </w:r>
            <w:r>
              <w:rPr>
                <w:noProof/>
                <w:webHidden/>
              </w:rPr>
              <w:tab/>
            </w:r>
            <w:r>
              <w:rPr>
                <w:noProof/>
                <w:webHidden/>
              </w:rPr>
              <w:fldChar w:fldCharType="begin"/>
            </w:r>
            <w:r>
              <w:rPr>
                <w:noProof/>
                <w:webHidden/>
              </w:rPr>
              <w:instrText xml:space="preserve"> PAGEREF _Toc398130769 \h </w:instrText>
            </w:r>
          </w:ins>
          <w:r>
            <w:rPr>
              <w:noProof/>
              <w:webHidden/>
            </w:rPr>
          </w:r>
          <w:r>
            <w:rPr>
              <w:noProof/>
              <w:webHidden/>
            </w:rPr>
            <w:fldChar w:fldCharType="separate"/>
          </w:r>
          <w:ins w:id="46" w:author="Microsoft account" w:date="2014-09-10T16:43:00Z">
            <w:r>
              <w:rPr>
                <w:noProof/>
                <w:webHidden/>
              </w:rPr>
              <w:t>5</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47" w:author="Microsoft account" w:date="2014-09-10T16:43:00Z"/>
              <w:rFonts w:asciiTheme="minorHAnsi" w:eastAsiaTheme="minorEastAsia" w:hAnsiTheme="minorHAnsi" w:cstheme="minorBidi"/>
              <w:noProof/>
              <w:sz w:val="22"/>
              <w:szCs w:val="22"/>
            </w:rPr>
          </w:pPr>
          <w:ins w:id="48"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"_Toc398130770"</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5.2</w:t>
            </w:r>
            <w:r>
              <w:rPr>
                <w:rFonts w:asciiTheme="minorHAnsi" w:eastAsiaTheme="minorEastAsia" w:hAnsiTheme="minorHAnsi" w:cstheme="minorBidi"/>
                <w:noProof/>
                <w:sz w:val="22"/>
                <w:szCs w:val="22"/>
              </w:rPr>
              <w:tab/>
            </w:r>
            <w:r w:rsidRPr="007F606D">
              <w:rPr>
                <w:rStyle w:val="Hyperlink"/>
                <w:rFonts w:cs="Arial"/>
                <w:noProof/>
              </w:rPr>
              <w:t>Descriptive Names</w:t>
            </w:r>
            <w:r>
              <w:rPr>
                <w:noProof/>
                <w:webHidden/>
              </w:rPr>
              <w:tab/>
            </w:r>
            <w:r>
              <w:rPr>
                <w:noProof/>
                <w:webHidden/>
              </w:rPr>
              <w:fldChar w:fldCharType="begin"/>
            </w:r>
            <w:r>
              <w:rPr>
                <w:noProof/>
                <w:webHidden/>
              </w:rPr>
              <w:instrText xml:space="preserve"> PAGEREF _Toc398130770 \h </w:instrText>
            </w:r>
          </w:ins>
          <w:r>
            <w:rPr>
              <w:noProof/>
              <w:webHidden/>
            </w:rPr>
          </w:r>
          <w:r>
            <w:rPr>
              <w:noProof/>
              <w:webHidden/>
            </w:rPr>
            <w:fldChar w:fldCharType="separate"/>
          </w:r>
          <w:ins w:id="49" w:author="Microsoft account" w:date="2014-09-10T16:43:00Z">
            <w:r>
              <w:rPr>
                <w:noProof/>
                <w:webHidden/>
              </w:rPr>
              <w:t>6</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50" w:author="Microsoft account" w:date="2014-09-10T16:43:00Z"/>
              <w:rFonts w:asciiTheme="minorHAnsi" w:eastAsiaTheme="minorEastAsia" w:hAnsiTheme="minorHAnsi" w:cstheme="minorBidi"/>
              <w:noProof/>
              <w:sz w:val="22"/>
              <w:szCs w:val="22"/>
            </w:rPr>
          </w:pPr>
          <w:ins w:id="51"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"_Toc398130771"</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5.3</w:t>
            </w:r>
            <w:r>
              <w:rPr>
                <w:rFonts w:asciiTheme="minorHAnsi" w:eastAsiaTheme="minorEastAsia" w:hAnsiTheme="minorHAnsi" w:cstheme="minorBidi"/>
                <w:noProof/>
                <w:sz w:val="22"/>
                <w:szCs w:val="22"/>
              </w:rPr>
              <w:tab/>
            </w:r>
            <w:r w:rsidRPr="007F606D">
              <w:rPr>
                <w:rStyle w:val="Hyperlink"/>
                <w:rFonts w:cs="Arial"/>
                <w:noProof/>
              </w:rPr>
              <w:t>Method Parameters Names</w:t>
            </w:r>
            <w:r>
              <w:rPr>
                <w:noProof/>
                <w:webHidden/>
              </w:rPr>
              <w:tab/>
            </w:r>
            <w:r>
              <w:rPr>
                <w:noProof/>
                <w:webHidden/>
              </w:rPr>
              <w:fldChar w:fldCharType="begin"/>
            </w:r>
            <w:r>
              <w:rPr>
                <w:noProof/>
                <w:webHidden/>
              </w:rPr>
              <w:instrText xml:space="preserve"> PAGEREF _Toc398130771 \h </w:instrText>
            </w:r>
          </w:ins>
          <w:r>
            <w:rPr>
              <w:noProof/>
              <w:webHidden/>
            </w:rPr>
          </w:r>
          <w:r>
            <w:rPr>
              <w:noProof/>
              <w:webHidden/>
            </w:rPr>
            <w:fldChar w:fldCharType="separate"/>
          </w:r>
          <w:ins w:id="52" w:author="Microsoft account" w:date="2014-09-10T16:43:00Z">
            <w:r>
              <w:rPr>
                <w:noProof/>
                <w:webHidden/>
              </w:rPr>
              <w:t>7</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53" w:author="Microsoft account" w:date="2014-09-10T16:43:00Z"/>
              <w:rFonts w:asciiTheme="minorHAnsi" w:eastAsiaTheme="minorEastAsia" w:hAnsiTheme="minorHAnsi" w:cstheme="minorBidi"/>
              <w:noProof/>
              <w:sz w:val="22"/>
              <w:szCs w:val="22"/>
            </w:rPr>
          </w:pPr>
          <w:ins w:id="54"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"_Toc398130772"</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5.4</w:t>
            </w:r>
            <w:r>
              <w:rPr>
                <w:rFonts w:asciiTheme="minorHAnsi" w:eastAsiaTheme="minorEastAsia" w:hAnsiTheme="minorHAnsi" w:cstheme="minorBidi"/>
                <w:noProof/>
                <w:sz w:val="22"/>
                <w:szCs w:val="22"/>
              </w:rPr>
              <w:tab/>
            </w:r>
            <w:r w:rsidRPr="007F606D">
              <w:rPr>
                <w:rStyle w:val="Hyperlink"/>
                <w:rFonts w:cs="Arial"/>
                <w:noProof/>
              </w:rPr>
              <w:t>Parameter Driven Generic Routines</w:t>
            </w:r>
            <w:r>
              <w:rPr>
                <w:noProof/>
                <w:webHidden/>
              </w:rPr>
              <w:tab/>
            </w:r>
            <w:r>
              <w:rPr>
                <w:noProof/>
                <w:webHidden/>
              </w:rPr>
              <w:fldChar w:fldCharType="begin"/>
            </w:r>
            <w:r>
              <w:rPr>
                <w:noProof/>
                <w:webHidden/>
              </w:rPr>
              <w:instrText xml:space="preserve"> PAGEREF _Toc398130772 \h </w:instrText>
            </w:r>
          </w:ins>
          <w:r>
            <w:rPr>
              <w:noProof/>
              <w:webHidden/>
            </w:rPr>
          </w:r>
          <w:r>
            <w:rPr>
              <w:noProof/>
              <w:webHidden/>
            </w:rPr>
            <w:fldChar w:fldCharType="separate"/>
          </w:r>
          <w:ins w:id="55" w:author="Microsoft account" w:date="2014-09-10T16:43:00Z">
            <w:r>
              <w:rPr>
                <w:noProof/>
                <w:webHidden/>
              </w:rPr>
              <w:t>7</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56" w:author="Microsoft account" w:date="2014-09-10T16:43:00Z"/>
              <w:rFonts w:asciiTheme="minorHAnsi" w:eastAsiaTheme="minorEastAsia" w:hAnsiTheme="minorHAnsi" w:cstheme="minorBidi"/>
              <w:noProof/>
              <w:sz w:val="22"/>
              <w:szCs w:val="22"/>
            </w:rPr>
          </w:pPr>
          <w:ins w:id="57"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"_Toc398130773"</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5.5</w:t>
            </w:r>
            <w:r>
              <w:rPr>
                <w:rFonts w:asciiTheme="minorHAnsi" w:eastAsiaTheme="minorEastAsia" w:hAnsiTheme="minorHAnsi" w:cstheme="minorBidi"/>
                <w:noProof/>
                <w:sz w:val="22"/>
                <w:szCs w:val="22"/>
              </w:rPr>
              <w:tab/>
            </w:r>
            <w:r w:rsidRPr="007F606D">
              <w:rPr>
                <w:rStyle w:val="Hyperlink"/>
                <w:rFonts w:cs="Arial"/>
                <w:noProof/>
              </w:rPr>
              <w:t>Technical Terms</w:t>
            </w:r>
            <w:r>
              <w:rPr>
                <w:noProof/>
                <w:webHidden/>
              </w:rPr>
              <w:tab/>
            </w:r>
            <w:r>
              <w:rPr>
                <w:noProof/>
                <w:webHidden/>
              </w:rPr>
              <w:fldChar w:fldCharType="begin"/>
            </w:r>
            <w:r>
              <w:rPr>
                <w:noProof/>
                <w:webHidden/>
              </w:rPr>
              <w:instrText xml:space="preserve"> PAGEREF _Toc398130773 \h </w:instrText>
            </w:r>
          </w:ins>
          <w:r>
            <w:rPr>
              <w:noProof/>
              <w:webHidden/>
            </w:rPr>
          </w:r>
          <w:r>
            <w:rPr>
              <w:noProof/>
              <w:webHidden/>
            </w:rPr>
            <w:fldChar w:fldCharType="separate"/>
          </w:r>
          <w:ins w:id="58" w:author="Microsoft account" w:date="2014-09-10T16:43:00Z">
            <w:r>
              <w:rPr>
                <w:noProof/>
                <w:webHidden/>
              </w:rPr>
              <w:t>8</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59" w:author="Microsoft account" w:date="2014-09-10T16:43:00Z"/>
              <w:rFonts w:asciiTheme="minorHAnsi" w:eastAsiaTheme="minorEastAsia" w:hAnsiTheme="minorHAnsi" w:cstheme="minorBidi"/>
              <w:noProof/>
              <w:sz w:val="22"/>
              <w:szCs w:val="22"/>
            </w:rPr>
          </w:pPr>
          <w:ins w:id="60"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"_Toc398130774"</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5.6</w:t>
            </w:r>
            <w:r>
              <w:rPr>
                <w:rFonts w:asciiTheme="minorHAnsi" w:eastAsiaTheme="minorEastAsia" w:hAnsiTheme="minorHAnsi" w:cstheme="minorBidi"/>
                <w:noProof/>
                <w:sz w:val="22"/>
                <w:szCs w:val="22"/>
              </w:rPr>
              <w:tab/>
            </w:r>
            <w:r w:rsidRPr="007F606D">
              <w:rPr>
                <w:rStyle w:val="Hyperlink"/>
                <w:rFonts w:cs="Arial"/>
                <w:noProof/>
              </w:rPr>
              <w:t>Company and Product Name</w:t>
            </w:r>
            <w:r>
              <w:rPr>
                <w:noProof/>
                <w:webHidden/>
              </w:rPr>
              <w:tab/>
            </w:r>
            <w:r>
              <w:rPr>
                <w:noProof/>
                <w:webHidden/>
              </w:rPr>
              <w:fldChar w:fldCharType="begin"/>
            </w:r>
            <w:r>
              <w:rPr>
                <w:noProof/>
                <w:webHidden/>
              </w:rPr>
              <w:instrText xml:space="preserve"> PAGEREF _Toc398130774 \h </w:instrText>
            </w:r>
          </w:ins>
          <w:r>
            <w:rPr>
              <w:noProof/>
              <w:webHidden/>
            </w:rPr>
          </w:r>
          <w:r>
            <w:rPr>
              <w:noProof/>
              <w:webHidden/>
            </w:rPr>
            <w:fldChar w:fldCharType="separate"/>
          </w:r>
          <w:ins w:id="61" w:author="Microsoft account" w:date="2014-09-10T16:43:00Z">
            <w:r>
              <w:rPr>
                <w:noProof/>
                <w:webHidden/>
              </w:rPr>
              <w:t>8</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62" w:author="Microsoft account" w:date="2014-09-10T16:43:00Z"/>
              <w:rFonts w:asciiTheme="minorHAnsi" w:eastAsiaTheme="minorEastAsia" w:hAnsiTheme="minorHAnsi" w:cstheme="minorBidi"/>
              <w:noProof/>
              <w:sz w:val="22"/>
              <w:szCs w:val="22"/>
            </w:rPr>
          </w:pPr>
          <w:ins w:id="63"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"_Toc398130775"</w:instrText>
            </w:r>
            <w:r w:rsidRPr="007F606D">
              <w:rPr>
                <w:rStyle w:val="Hyperlink"/>
                <w:noProof/>
              </w:rPr>
              <w:instrText xml:space="preserve"> </w:instrText>
            </w:r>
            <w:r w:rsidRPr="007F606D">
              <w:rPr>
                <w:rStyle w:val="Hyperlink"/>
                <w:noProof/>
              </w:rPr>
              <w:fldChar w:fldCharType="separate"/>
            </w:r>
            <w:r w:rsidRPr="007F606D">
              <w:rPr>
                <w:rStyle w:val="Hyperlink"/>
                <w:noProof/>
              </w:rPr>
              <w:t>6</w:t>
            </w:r>
            <w:r>
              <w:rPr>
                <w:rFonts w:asciiTheme="minorHAnsi" w:eastAsiaTheme="minorEastAsia" w:hAnsiTheme="minorHAnsi" w:cstheme="minorBidi"/>
                <w:noProof/>
                <w:sz w:val="22"/>
                <w:szCs w:val="22"/>
              </w:rPr>
              <w:tab/>
            </w:r>
            <w:r w:rsidRPr="007F606D">
              <w:rPr>
                <w:rStyle w:val="Hyperlink"/>
                <w:noProof/>
              </w:rPr>
              <w:t>Razor Views</w:t>
            </w:r>
            <w:r>
              <w:rPr>
                <w:noProof/>
                <w:webHidden/>
              </w:rPr>
              <w:tab/>
            </w:r>
            <w:r>
              <w:rPr>
                <w:noProof/>
                <w:webHidden/>
              </w:rPr>
              <w:fldChar w:fldCharType="begin"/>
            </w:r>
            <w:r>
              <w:rPr>
                <w:noProof/>
                <w:webHidden/>
              </w:rPr>
              <w:instrText xml:space="preserve"> PAGEREF _Toc398130775 \h </w:instrText>
            </w:r>
          </w:ins>
          <w:r>
            <w:rPr>
              <w:noProof/>
              <w:webHidden/>
            </w:rPr>
          </w:r>
          <w:r>
            <w:rPr>
              <w:noProof/>
              <w:webHidden/>
            </w:rPr>
            <w:fldChar w:fldCharType="separate"/>
          </w:r>
          <w:ins w:id="64" w:author="Microsoft account" w:date="2014-09-10T16:43:00Z">
            <w:r>
              <w:rPr>
                <w:noProof/>
                <w:webHidden/>
              </w:rPr>
              <w:t>9</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65" w:author="Microsoft account" w:date="2014-09-10T16:43:00Z"/>
              <w:rFonts w:asciiTheme="minorHAnsi" w:eastAsiaTheme="minorEastAsia" w:hAnsiTheme="minorHAnsi" w:cstheme="minorBidi"/>
              <w:noProof/>
              <w:sz w:val="22"/>
              <w:szCs w:val="22"/>
            </w:rPr>
          </w:pPr>
          <w:ins w:id="66"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"_Toc398130776"</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6.1</w:t>
            </w:r>
            <w:r>
              <w:rPr>
                <w:rFonts w:asciiTheme="minorHAnsi" w:eastAsiaTheme="minorEastAsia" w:hAnsiTheme="minorHAnsi" w:cstheme="minorBidi"/>
                <w:noProof/>
                <w:sz w:val="22"/>
                <w:szCs w:val="22"/>
              </w:rPr>
              <w:tab/>
            </w:r>
            <w:r w:rsidRPr="007F606D">
              <w:rPr>
                <w:rStyle w:val="Hyperlink"/>
                <w:rFonts w:cs="Arial"/>
                <w:noProof/>
              </w:rPr>
              <w:t>Widget Attributes</w:t>
            </w:r>
            <w:r>
              <w:rPr>
                <w:noProof/>
                <w:webHidden/>
              </w:rPr>
              <w:tab/>
            </w:r>
            <w:r>
              <w:rPr>
                <w:noProof/>
                <w:webHidden/>
              </w:rPr>
              <w:fldChar w:fldCharType="begin"/>
            </w:r>
            <w:r>
              <w:rPr>
                <w:noProof/>
                <w:webHidden/>
              </w:rPr>
              <w:instrText xml:space="preserve"> PAGEREF _Toc398130776 \h </w:instrText>
            </w:r>
          </w:ins>
          <w:r>
            <w:rPr>
              <w:noProof/>
              <w:webHidden/>
            </w:rPr>
          </w:r>
          <w:r>
            <w:rPr>
              <w:noProof/>
              <w:webHidden/>
            </w:rPr>
            <w:fldChar w:fldCharType="separate"/>
          </w:r>
          <w:ins w:id="67" w:author="Microsoft account" w:date="2014-09-10T16:43:00Z">
            <w:r>
              <w:rPr>
                <w:noProof/>
                <w:webHidden/>
              </w:rPr>
              <w:t>9</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68" w:author="Microsoft account" w:date="2014-09-10T16:43:00Z"/>
              <w:rFonts w:asciiTheme="minorHAnsi" w:eastAsiaTheme="minorEastAsia" w:hAnsiTheme="minorHAnsi" w:cstheme="minorBidi"/>
              <w:noProof/>
              <w:sz w:val="22"/>
              <w:szCs w:val="22"/>
            </w:rPr>
          </w:pPr>
          <w:ins w:id="69"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"_Toc398130777"</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6.2</w:t>
            </w:r>
            <w:r>
              <w:rPr>
                <w:rFonts w:asciiTheme="minorHAnsi" w:eastAsiaTheme="minorEastAsia" w:hAnsiTheme="minorHAnsi" w:cstheme="minorBidi"/>
                <w:noProof/>
                <w:sz w:val="22"/>
                <w:szCs w:val="22"/>
              </w:rPr>
              <w:tab/>
            </w:r>
            <w:r w:rsidRPr="007F606D">
              <w:rPr>
                <w:rStyle w:val="Hyperlink"/>
                <w:rFonts w:cs="Arial"/>
                <w:noProof/>
              </w:rPr>
              <w:t>Buttons with Images</w:t>
            </w:r>
            <w:r>
              <w:rPr>
                <w:noProof/>
                <w:webHidden/>
              </w:rPr>
              <w:tab/>
            </w:r>
            <w:r>
              <w:rPr>
                <w:noProof/>
                <w:webHidden/>
              </w:rPr>
              <w:fldChar w:fldCharType="begin"/>
            </w:r>
            <w:r>
              <w:rPr>
                <w:noProof/>
                <w:webHidden/>
              </w:rPr>
              <w:instrText xml:space="preserve"> PAGEREF _Toc398130777 \h </w:instrText>
            </w:r>
          </w:ins>
          <w:r>
            <w:rPr>
              <w:noProof/>
              <w:webHidden/>
            </w:rPr>
          </w:r>
          <w:r>
            <w:rPr>
              <w:noProof/>
              <w:webHidden/>
            </w:rPr>
            <w:fldChar w:fldCharType="separate"/>
          </w:r>
          <w:ins w:id="70" w:author="Microsoft account" w:date="2014-09-10T16:43:00Z">
            <w:r>
              <w:rPr>
                <w:noProof/>
                <w:webHidden/>
              </w:rPr>
              <w:t>9</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71" w:author="Microsoft account" w:date="2014-09-10T16:43:00Z"/>
              <w:rFonts w:asciiTheme="minorHAnsi" w:eastAsiaTheme="minorEastAsia" w:hAnsiTheme="minorHAnsi" w:cstheme="minorBidi"/>
              <w:noProof/>
              <w:sz w:val="22"/>
              <w:szCs w:val="22"/>
            </w:rPr>
          </w:pPr>
          <w:ins w:id="72"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"_Toc398130778"</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6.3</w:t>
            </w:r>
            <w:r>
              <w:rPr>
                <w:rFonts w:asciiTheme="minorHAnsi" w:eastAsiaTheme="minorEastAsia" w:hAnsiTheme="minorHAnsi" w:cstheme="minorBidi"/>
                <w:noProof/>
                <w:sz w:val="22"/>
                <w:szCs w:val="22"/>
              </w:rPr>
              <w:tab/>
            </w:r>
            <w:r w:rsidRPr="007F606D">
              <w:rPr>
                <w:rStyle w:val="Hyperlink"/>
                <w:rFonts w:cs="Arial"/>
                <w:noProof/>
              </w:rPr>
              <w:t>ID Attribute</w:t>
            </w:r>
            <w:r>
              <w:rPr>
                <w:noProof/>
                <w:webHidden/>
              </w:rPr>
              <w:tab/>
            </w:r>
            <w:r>
              <w:rPr>
                <w:noProof/>
                <w:webHidden/>
              </w:rPr>
              <w:fldChar w:fldCharType="begin"/>
            </w:r>
            <w:r>
              <w:rPr>
                <w:noProof/>
                <w:webHidden/>
              </w:rPr>
              <w:instrText xml:space="preserve"> PAGEREF _Toc398130778 \h </w:instrText>
            </w:r>
          </w:ins>
          <w:r>
            <w:rPr>
              <w:noProof/>
              <w:webHidden/>
            </w:rPr>
          </w:r>
          <w:r>
            <w:rPr>
              <w:noProof/>
              <w:webHidden/>
            </w:rPr>
            <w:fldChar w:fldCharType="separate"/>
          </w:r>
          <w:ins w:id="73" w:author="Microsoft account" w:date="2014-09-10T16:43:00Z">
            <w:r>
              <w:rPr>
                <w:noProof/>
                <w:webHidden/>
              </w:rPr>
              <w:t>10</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74" w:author="Microsoft account" w:date="2014-09-10T16:43:00Z"/>
              <w:rFonts w:asciiTheme="minorHAnsi" w:eastAsiaTheme="minorEastAsia" w:hAnsiTheme="minorHAnsi" w:cstheme="minorBidi"/>
              <w:noProof/>
              <w:sz w:val="22"/>
              <w:szCs w:val="22"/>
            </w:rPr>
          </w:pPr>
          <w:ins w:id="75"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"_Toc398130779"</w:instrText>
            </w:r>
            <w:r w:rsidRPr="007F606D">
              <w:rPr>
                <w:rStyle w:val="Hyperlink"/>
                <w:noProof/>
              </w:rPr>
              <w:instrText xml:space="preserve"> </w:instrText>
            </w:r>
            <w:r w:rsidRPr="007F606D">
              <w:rPr>
                <w:rStyle w:val="Hyperlink"/>
                <w:noProof/>
              </w:rPr>
              <w:fldChar w:fldCharType="separate"/>
            </w:r>
            <w:r w:rsidRPr="007F606D">
              <w:rPr>
                <w:rStyle w:val="Hyperlink"/>
                <w:noProof/>
              </w:rPr>
              <w:t>7</w:t>
            </w:r>
            <w:r>
              <w:rPr>
                <w:rFonts w:asciiTheme="minorHAnsi" w:eastAsiaTheme="minorEastAsia" w:hAnsiTheme="minorHAnsi" w:cstheme="minorBidi"/>
                <w:noProof/>
                <w:sz w:val="22"/>
                <w:szCs w:val="22"/>
              </w:rPr>
              <w:tab/>
            </w:r>
            <w:r w:rsidRPr="007F606D">
              <w:rPr>
                <w:rStyle w:val="Hyperlink"/>
                <w:noProof/>
              </w:rPr>
              <w:t>Abbreviations</w:t>
            </w:r>
            <w:r>
              <w:rPr>
                <w:noProof/>
                <w:webHidden/>
              </w:rPr>
              <w:tab/>
            </w:r>
            <w:r>
              <w:rPr>
                <w:noProof/>
                <w:webHidden/>
              </w:rPr>
              <w:fldChar w:fldCharType="begin"/>
            </w:r>
            <w:r>
              <w:rPr>
                <w:noProof/>
                <w:webHidden/>
              </w:rPr>
              <w:instrText xml:space="preserve"> PAGEREF _Toc398130779 \h </w:instrText>
            </w:r>
          </w:ins>
          <w:r>
            <w:rPr>
              <w:noProof/>
              <w:webHidden/>
            </w:rPr>
          </w:r>
          <w:r>
            <w:rPr>
              <w:noProof/>
              <w:webHidden/>
            </w:rPr>
            <w:fldChar w:fldCharType="separate"/>
          </w:r>
          <w:ins w:id="76" w:author="Microsoft account" w:date="2014-09-10T16:43:00Z">
            <w:r>
              <w:rPr>
                <w:noProof/>
                <w:webHidden/>
              </w:rPr>
              <w:t>10</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77" w:author="Microsoft account" w:date="2014-09-10T16:43:00Z"/>
              <w:rFonts w:asciiTheme="minorHAnsi" w:eastAsiaTheme="minorEastAsia" w:hAnsiTheme="minorHAnsi" w:cstheme="minorBidi"/>
              <w:noProof/>
              <w:sz w:val="22"/>
              <w:szCs w:val="22"/>
            </w:rPr>
          </w:pPr>
          <w:ins w:id="78"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"_Toc398130780"</w:instrText>
            </w:r>
            <w:r w:rsidRPr="007F606D">
              <w:rPr>
                <w:rStyle w:val="Hyperlink"/>
                <w:noProof/>
              </w:rPr>
              <w:instrText xml:space="preserve"> </w:instrText>
            </w:r>
            <w:r w:rsidRPr="007F606D">
              <w:rPr>
                <w:rStyle w:val="Hyperlink"/>
                <w:noProof/>
              </w:rPr>
              <w:fldChar w:fldCharType="separate"/>
            </w:r>
            <w:r w:rsidRPr="007F606D">
              <w:rPr>
                <w:rStyle w:val="Hyperlink"/>
                <w:rFonts w:cs="Arial"/>
                <w:noProof/>
              </w:rPr>
              <w:t>7.1</w:t>
            </w:r>
            <w:r>
              <w:rPr>
                <w:rFonts w:asciiTheme="minorHAnsi" w:eastAsiaTheme="minorEastAsia" w:hAnsiTheme="minorHAnsi" w:cstheme="minorBidi"/>
                <w:noProof/>
                <w:sz w:val="22"/>
                <w:szCs w:val="22"/>
              </w:rPr>
              <w:tab/>
            </w:r>
            <w:r w:rsidRPr="007F606D">
              <w:rPr>
                <w:rStyle w:val="Hyperlink"/>
                <w:rFonts w:cs="Arial"/>
                <w:noProof/>
              </w:rPr>
              <w:t>Approved Abbreviations and Acronyms</w:t>
            </w:r>
            <w:r>
              <w:rPr>
                <w:noProof/>
                <w:webHidden/>
              </w:rPr>
              <w:tab/>
            </w:r>
            <w:r>
              <w:rPr>
                <w:noProof/>
                <w:webHidden/>
              </w:rPr>
              <w:fldChar w:fldCharType="begin"/>
            </w:r>
            <w:r>
              <w:rPr>
                <w:noProof/>
                <w:webHidden/>
              </w:rPr>
              <w:instrText xml:space="preserve"> PAGEREF _Toc398130780 \h </w:instrText>
            </w:r>
          </w:ins>
          <w:r>
            <w:rPr>
              <w:noProof/>
              <w:webHidden/>
            </w:rPr>
          </w:r>
          <w:r>
            <w:rPr>
              <w:noProof/>
              <w:webHidden/>
            </w:rPr>
            <w:fldChar w:fldCharType="separate"/>
          </w:r>
          <w:ins w:id="79" w:author="Microsoft account" w:date="2014-09-10T16:43:00Z">
            <w:r>
              <w:rPr>
                <w:noProof/>
                <w:webHidden/>
              </w:rPr>
              <w:t>10</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80" w:author="Microsoft account" w:date="2014-09-10T16:43:00Z"/>
              <w:rFonts w:asciiTheme="minorHAnsi" w:eastAsiaTheme="minorEastAsia" w:hAnsiTheme="minorHAnsi" w:cstheme="minorBidi"/>
              <w:noProof/>
              <w:sz w:val="22"/>
              <w:szCs w:val="22"/>
            </w:rPr>
          </w:pPr>
          <w:ins w:id="81"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"_Toc398130781"</w:instrText>
            </w:r>
            <w:r w:rsidRPr="007F606D">
              <w:rPr>
                <w:rStyle w:val="Hyperlink"/>
                <w:noProof/>
              </w:rPr>
              <w:instrText xml:space="preserve"> </w:instrText>
            </w:r>
            <w:r w:rsidRPr="007F606D">
              <w:rPr>
                <w:rStyle w:val="Hyperlink"/>
                <w:noProof/>
              </w:rPr>
              <w:fldChar w:fldCharType="separate"/>
            </w:r>
            <w:r w:rsidRPr="007F606D">
              <w:rPr>
                <w:rStyle w:val="Hyperlink"/>
                <w:noProof/>
                <w:lang w:eastAsia="zh-CN"/>
              </w:rPr>
              <w:t>8</w:t>
            </w:r>
            <w:r>
              <w:rPr>
                <w:rFonts w:asciiTheme="minorHAnsi" w:eastAsiaTheme="minorEastAsia" w:hAnsiTheme="minorHAnsi" w:cstheme="minorBidi"/>
                <w:noProof/>
                <w:sz w:val="22"/>
                <w:szCs w:val="22"/>
              </w:rPr>
              <w:tab/>
            </w:r>
            <w:r w:rsidRPr="007F606D">
              <w:rPr>
                <w:rStyle w:val="Hyperlink"/>
                <w:noProof/>
                <w:lang w:eastAsia="zh-CN"/>
              </w:rPr>
              <w:t>Javascript</w:t>
            </w:r>
            <w:r>
              <w:rPr>
                <w:noProof/>
                <w:webHidden/>
              </w:rPr>
              <w:tab/>
            </w:r>
            <w:r>
              <w:rPr>
                <w:noProof/>
                <w:webHidden/>
              </w:rPr>
              <w:fldChar w:fldCharType="begin"/>
            </w:r>
            <w:r>
              <w:rPr>
                <w:noProof/>
                <w:webHidden/>
              </w:rPr>
              <w:instrText xml:space="preserve"> PAGEREF _Toc398130781 \h </w:instrText>
            </w:r>
          </w:ins>
          <w:r>
            <w:rPr>
              <w:noProof/>
              <w:webHidden/>
            </w:rPr>
          </w:r>
          <w:r>
            <w:rPr>
              <w:noProof/>
              <w:webHidden/>
            </w:rPr>
            <w:fldChar w:fldCharType="separate"/>
          </w:r>
          <w:ins w:id="82" w:author="Microsoft account" w:date="2014-09-10T16:43:00Z">
            <w:r>
              <w:rPr>
                <w:noProof/>
                <w:webHidden/>
              </w:rPr>
              <w:t>13</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83" w:author="Microsoft account" w:date="2014-09-10T16:43:00Z"/>
              <w:rFonts w:asciiTheme="minorHAnsi" w:eastAsiaTheme="minorEastAsia" w:hAnsiTheme="minorHAnsi" w:cstheme="minorBidi"/>
              <w:noProof/>
              <w:sz w:val="22"/>
              <w:szCs w:val="22"/>
            </w:rPr>
          </w:pPr>
          <w:ins w:id="84"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"_Toc398130782"</w:instrText>
            </w:r>
            <w:r w:rsidRPr="007F606D">
              <w:rPr>
                <w:rStyle w:val="Hyperlink"/>
                <w:noProof/>
              </w:rPr>
              <w:instrText xml:space="preserve"> </w:instrText>
            </w:r>
            <w:r w:rsidRPr="007F606D">
              <w:rPr>
                <w:rStyle w:val="Hyperlink"/>
                <w:noProof/>
              </w:rPr>
              <w:fldChar w:fldCharType="separate"/>
            </w:r>
            <w:r w:rsidRPr="007F606D">
              <w:rPr>
                <w:rStyle w:val="Hyperlink"/>
                <w:noProof/>
                <w:lang w:eastAsia="zh-CN"/>
              </w:rPr>
              <w:t>8.1</w:t>
            </w:r>
            <w:r>
              <w:rPr>
                <w:rFonts w:asciiTheme="minorHAnsi" w:eastAsiaTheme="minorEastAsia" w:hAnsiTheme="minorHAnsi" w:cstheme="minorBidi"/>
                <w:noProof/>
                <w:sz w:val="22"/>
                <w:szCs w:val="22"/>
              </w:rPr>
              <w:tab/>
            </w:r>
            <w:r w:rsidRPr="007F606D">
              <w:rPr>
                <w:rStyle w:val="Hyperlink"/>
                <w:noProof/>
                <w:lang w:eastAsia="zh-CN"/>
              </w:rPr>
              <w:t>Using Strict Mode</w:t>
            </w:r>
            <w:r>
              <w:rPr>
                <w:noProof/>
                <w:webHidden/>
              </w:rPr>
              <w:tab/>
            </w:r>
            <w:r>
              <w:rPr>
                <w:noProof/>
                <w:webHidden/>
              </w:rPr>
              <w:fldChar w:fldCharType="begin"/>
            </w:r>
            <w:r>
              <w:rPr>
                <w:noProof/>
                <w:webHidden/>
              </w:rPr>
              <w:instrText xml:space="preserve"> PAGEREF _Toc398130782 \h </w:instrText>
            </w:r>
          </w:ins>
          <w:r>
            <w:rPr>
              <w:noProof/>
              <w:webHidden/>
            </w:rPr>
          </w:r>
          <w:r>
            <w:rPr>
              <w:noProof/>
              <w:webHidden/>
            </w:rPr>
            <w:fldChar w:fldCharType="separate"/>
          </w:r>
          <w:ins w:id="85" w:author="Microsoft account" w:date="2014-09-10T16:43:00Z">
            <w:r>
              <w:rPr>
                <w:noProof/>
                <w:webHidden/>
              </w:rPr>
              <w:t>13</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86" w:author="Microsoft account" w:date="2014-09-10T16:43:00Z"/>
              <w:rFonts w:asciiTheme="minorHAnsi" w:eastAsiaTheme="minorEastAsia" w:hAnsiTheme="minorHAnsi" w:cstheme="minorBidi"/>
              <w:noProof/>
              <w:sz w:val="22"/>
              <w:szCs w:val="22"/>
            </w:rPr>
          </w:pPr>
          <w:ins w:id="87"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"_Toc398130783"</w:instrText>
            </w:r>
            <w:r w:rsidRPr="007F606D">
              <w:rPr>
                <w:rStyle w:val="Hyperlink"/>
                <w:noProof/>
              </w:rPr>
              <w:instrText xml:space="preserve"> </w:instrText>
            </w:r>
            <w:r w:rsidRPr="007F606D">
              <w:rPr>
                <w:rStyle w:val="Hyperlink"/>
                <w:noProof/>
              </w:rPr>
              <w:fldChar w:fldCharType="separate"/>
            </w:r>
            <w:r w:rsidRPr="007F606D">
              <w:rPr>
                <w:rStyle w:val="Hyperlink"/>
                <w:noProof/>
              </w:rPr>
              <w:t>8.2</w:t>
            </w:r>
            <w:r>
              <w:rPr>
                <w:rFonts w:asciiTheme="minorHAnsi" w:eastAsiaTheme="minorEastAsia" w:hAnsiTheme="minorHAnsi" w:cstheme="minorBidi"/>
                <w:noProof/>
                <w:sz w:val="22"/>
                <w:szCs w:val="22"/>
              </w:rPr>
              <w:tab/>
            </w:r>
            <w:r w:rsidRPr="007F606D">
              <w:rPr>
                <w:rStyle w:val="Hyperlink"/>
                <w:noProof/>
              </w:rPr>
              <w:t>Cache your objects</w:t>
            </w:r>
            <w:r>
              <w:rPr>
                <w:noProof/>
                <w:webHidden/>
              </w:rPr>
              <w:tab/>
            </w:r>
            <w:r>
              <w:rPr>
                <w:noProof/>
                <w:webHidden/>
              </w:rPr>
              <w:fldChar w:fldCharType="begin"/>
            </w:r>
            <w:r>
              <w:rPr>
                <w:noProof/>
                <w:webHidden/>
              </w:rPr>
              <w:instrText xml:space="preserve"> PAGEREF _Toc398130783 \h </w:instrText>
            </w:r>
          </w:ins>
          <w:r>
            <w:rPr>
              <w:noProof/>
              <w:webHidden/>
            </w:rPr>
          </w:r>
          <w:r>
            <w:rPr>
              <w:noProof/>
              <w:webHidden/>
            </w:rPr>
            <w:fldChar w:fldCharType="separate"/>
          </w:r>
          <w:ins w:id="88" w:author="Microsoft account" w:date="2014-09-10T16:43:00Z">
            <w:r>
              <w:rPr>
                <w:noProof/>
                <w:webHidden/>
              </w:rPr>
              <w:t>14</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89" w:author="Microsoft account" w:date="2014-09-10T16:43:00Z"/>
              <w:rFonts w:asciiTheme="minorHAnsi" w:eastAsiaTheme="minorEastAsia" w:hAnsiTheme="minorHAnsi" w:cstheme="minorBidi"/>
              <w:noProof/>
              <w:sz w:val="22"/>
              <w:szCs w:val="22"/>
            </w:rPr>
          </w:pPr>
          <w:ins w:id="90"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"_Toc398130784"</w:instrText>
            </w:r>
            <w:r w:rsidRPr="007F606D">
              <w:rPr>
                <w:rStyle w:val="Hyperlink"/>
                <w:noProof/>
              </w:rPr>
              <w:instrText xml:space="preserve"> </w:instrText>
            </w:r>
            <w:r w:rsidRPr="007F606D">
              <w:rPr>
                <w:rStyle w:val="Hyperlink"/>
                <w:noProof/>
              </w:rPr>
              <w:fldChar w:fldCharType="separate"/>
            </w:r>
            <w:r w:rsidRPr="007F606D">
              <w:rPr>
                <w:rStyle w:val="Hyperlink"/>
                <w:noProof/>
                <w:highlight w:val="white"/>
                <w:lang w:eastAsia="en-IN"/>
              </w:rPr>
              <w:t>8.3</w:t>
            </w:r>
            <w:r>
              <w:rPr>
                <w:rFonts w:asciiTheme="minorHAnsi" w:eastAsiaTheme="minorEastAsia" w:hAnsiTheme="minorHAnsi" w:cstheme="minorBidi"/>
                <w:noProof/>
                <w:sz w:val="22"/>
                <w:szCs w:val="22"/>
              </w:rPr>
              <w:tab/>
            </w:r>
            <w:r w:rsidRPr="007F606D">
              <w:rPr>
                <w:rStyle w:val="Hyperlink"/>
                <w:noProof/>
                <w:highlight w:val="white"/>
                <w:lang w:eastAsia="en-IN"/>
              </w:rPr>
              <w:t>Define and using Enum</w:t>
            </w:r>
            <w:r>
              <w:rPr>
                <w:noProof/>
                <w:webHidden/>
              </w:rPr>
              <w:tab/>
            </w:r>
            <w:r>
              <w:rPr>
                <w:noProof/>
                <w:webHidden/>
              </w:rPr>
              <w:fldChar w:fldCharType="begin"/>
            </w:r>
            <w:r>
              <w:rPr>
                <w:noProof/>
                <w:webHidden/>
              </w:rPr>
              <w:instrText xml:space="preserve"> PAGEREF _Toc398130784 \h </w:instrText>
            </w:r>
          </w:ins>
          <w:r>
            <w:rPr>
              <w:noProof/>
              <w:webHidden/>
            </w:rPr>
          </w:r>
          <w:r>
            <w:rPr>
              <w:noProof/>
              <w:webHidden/>
            </w:rPr>
            <w:fldChar w:fldCharType="separate"/>
          </w:r>
          <w:ins w:id="91" w:author="Microsoft account" w:date="2014-09-10T16:43:00Z">
            <w:r>
              <w:rPr>
                <w:noProof/>
                <w:webHidden/>
              </w:rPr>
              <w:t>14</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92" w:author="Microsoft account" w:date="2014-09-10T16:43:00Z"/>
              <w:rFonts w:asciiTheme="minorHAnsi" w:eastAsiaTheme="minorEastAsia" w:hAnsiTheme="minorHAnsi" w:cstheme="minorBidi"/>
              <w:noProof/>
              <w:sz w:val="22"/>
              <w:szCs w:val="22"/>
            </w:rPr>
          </w:pPr>
          <w:ins w:id="93"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"_Toc398130785"</w:instrText>
            </w:r>
            <w:r w:rsidRPr="007F606D">
              <w:rPr>
                <w:rStyle w:val="Hyperlink"/>
                <w:noProof/>
              </w:rPr>
              <w:instrText xml:space="preserve"> </w:instrText>
            </w:r>
            <w:r w:rsidRPr="007F606D">
              <w:rPr>
                <w:rStyle w:val="Hyperlink"/>
                <w:noProof/>
              </w:rPr>
              <w:fldChar w:fldCharType="separate"/>
            </w:r>
            <w:r w:rsidRPr="007F606D">
              <w:rPr>
                <w:rStyle w:val="Hyperlink"/>
                <w:noProof/>
                <w:highlight w:val="white"/>
                <w:lang w:eastAsia="en-IN"/>
              </w:rPr>
              <w:t>8.4</w:t>
            </w:r>
            <w:r>
              <w:rPr>
                <w:rFonts w:asciiTheme="minorHAnsi" w:eastAsiaTheme="minorEastAsia" w:hAnsiTheme="minorHAnsi" w:cstheme="minorBidi"/>
                <w:noProof/>
                <w:sz w:val="22"/>
                <w:szCs w:val="22"/>
              </w:rPr>
              <w:tab/>
            </w:r>
            <w:r w:rsidRPr="007F606D">
              <w:rPr>
                <w:rStyle w:val="Hyperlink"/>
                <w:noProof/>
                <w:highlight w:val="white"/>
                <w:lang w:eastAsia="en-IN"/>
              </w:rPr>
              <w:t>Don’t Repeat Yourself (DRY)</w:t>
            </w:r>
            <w:r>
              <w:rPr>
                <w:noProof/>
                <w:webHidden/>
              </w:rPr>
              <w:tab/>
            </w:r>
            <w:r>
              <w:rPr>
                <w:noProof/>
                <w:webHidden/>
              </w:rPr>
              <w:fldChar w:fldCharType="begin"/>
            </w:r>
            <w:r>
              <w:rPr>
                <w:noProof/>
                <w:webHidden/>
              </w:rPr>
              <w:instrText xml:space="preserve"> PAGEREF _Toc398130785 \h </w:instrText>
            </w:r>
          </w:ins>
          <w:r>
            <w:rPr>
              <w:noProof/>
              <w:webHidden/>
            </w:rPr>
          </w:r>
          <w:r>
            <w:rPr>
              <w:noProof/>
              <w:webHidden/>
            </w:rPr>
            <w:fldChar w:fldCharType="separate"/>
          </w:r>
          <w:ins w:id="94" w:author="Microsoft account" w:date="2014-09-10T16:43:00Z">
            <w:r>
              <w:rPr>
                <w:noProof/>
                <w:webHidden/>
              </w:rPr>
              <w:t>15</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95" w:author="Microsoft account" w:date="2014-09-10T16:43:00Z"/>
              <w:rFonts w:asciiTheme="minorHAnsi" w:eastAsiaTheme="minorEastAsia" w:hAnsiTheme="minorHAnsi" w:cstheme="minorBidi"/>
              <w:noProof/>
              <w:sz w:val="22"/>
              <w:szCs w:val="22"/>
            </w:rPr>
          </w:pPr>
          <w:ins w:id="96"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"_Toc398130786"</w:instrText>
            </w:r>
            <w:r w:rsidRPr="007F606D">
              <w:rPr>
                <w:rStyle w:val="Hyperlink"/>
                <w:noProof/>
              </w:rPr>
              <w:instrText xml:space="preserve"> </w:instrText>
            </w:r>
            <w:r w:rsidRPr="007F606D">
              <w:rPr>
                <w:rStyle w:val="Hyperlink"/>
                <w:noProof/>
              </w:rPr>
              <w:fldChar w:fldCharType="separate"/>
            </w:r>
            <w:r w:rsidRPr="007F606D">
              <w:rPr>
                <w:rStyle w:val="Hyperlink"/>
                <w:noProof/>
              </w:rPr>
              <w:t>8.5</w:t>
            </w:r>
            <w:r>
              <w:rPr>
                <w:rFonts w:asciiTheme="minorHAnsi" w:eastAsiaTheme="minorEastAsia" w:hAnsiTheme="minorHAnsi" w:cstheme="minorBidi"/>
                <w:noProof/>
                <w:sz w:val="22"/>
                <w:szCs w:val="22"/>
              </w:rPr>
              <w:tab/>
            </w:r>
            <w:r w:rsidRPr="007F606D">
              <w:rPr>
                <w:rStyle w:val="Hyperlink"/>
                <w:noProof/>
                <w:highlight w:val="white"/>
                <w:lang w:eastAsia="en-IN"/>
              </w:rPr>
              <w:t xml:space="preserve">Using “===” and “!==” for </w:t>
            </w:r>
            <w:r w:rsidRPr="007F606D">
              <w:rPr>
                <w:rStyle w:val="Hyperlink"/>
                <w:noProof/>
              </w:rPr>
              <w:t>primitive values compare</w:t>
            </w:r>
            <w:r>
              <w:rPr>
                <w:noProof/>
                <w:webHidden/>
              </w:rPr>
              <w:tab/>
            </w:r>
            <w:r>
              <w:rPr>
                <w:noProof/>
                <w:webHidden/>
              </w:rPr>
              <w:fldChar w:fldCharType="begin"/>
            </w:r>
            <w:r>
              <w:rPr>
                <w:noProof/>
                <w:webHidden/>
              </w:rPr>
              <w:instrText xml:space="preserve"> PAGEREF _Toc398130786 \h </w:instrText>
            </w:r>
          </w:ins>
          <w:r>
            <w:rPr>
              <w:noProof/>
              <w:webHidden/>
            </w:rPr>
          </w:r>
          <w:r>
            <w:rPr>
              <w:noProof/>
              <w:webHidden/>
            </w:rPr>
            <w:fldChar w:fldCharType="separate"/>
          </w:r>
          <w:ins w:id="97" w:author="Microsoft account" w:date="2014-09-10T16:43:00Z">
            <w:r>
              <w:rPr>
                <w:noProof/>
                <w:webHidden/>
              </w:rPr>
              <w:t>16</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98" w:author="Microsoft account" w:date="2014-09-10T16:43:00Z"/>
              <w:rFonts w:asciiTheme="minorHAnsi" w:eastAsiaTheme="minorEastAsia" w:hAnsiTheme="minorHAnsi" w:cstheme="minorBidi"/>
              <w:noProof/>
              <w:sz w:val="22"/>
              <w:szCs w:val="22"/>
            </w:rPr>
          </w:pPr>
          <w:ins w:id="99"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"_Toc398130787"</w:instrText>
            </w:r>
            <w:r w:rsidRPr="007F606D">
              <w:rPr>
                <w:rStyle w:val="Hyperlink"/>
                <w:noProof/>
              </w:rPr>
              <w:instrText xml:space="preserve"> </w:instrText>
            </w:r>
            <w:r w:rsidRPr="007F606D">
              <w:rPr>
                <w:rStyle w:val="Hyperlink"/>
                <w:noProof/>
              </w:rPr>
              <w:fldChar w:fldCharType="separate"/>
            </w:r>
            <w:r w:rsidRPr="007F606D">
              <w:rPr>
                <w:rStyle w:val="Hyperlink"/>
                <w:noProof/>
              </w:rPr>
              <w:t>8.6</w:t>
            </w:r>
            <w:r>
              <w:rPr>
                <w:rFonts w:asciiTheme="minorHAnsi" w:eastAsiaTheme="minorEastAsia" w:hAnsiTheme="minorHAnsi" w:cstheme="minorBidi"/>
                <w:noProof/>
                <w:sz w:val="22"/>
                <w:szCs w:val="22"/>
              </w:rPr>
              <w:tab/>
            </w:r>
            <w:r w:rsidRPr="007F606D">
              <w:rPr>
                <w:rStyle w:val="Hyperlink"/>
                <w:noProof/>
                <w:lang w:eastAsia="en-IN"/>
              </w:rPr>
              <w:t>Magic Numbers</w:t>
            </w:r>
            <w:r>
              <w:rPr>
                <w:noProof/>
                <w:webHidden/>
              </w:rPr>
              <w:tab/>
            </w:r>
            <w:r>
              <w:rPr>
                <w:noProof/>
                <w:webHidden/>
              </w:rPr>
              <w:fldChar w:fldCharType="begin"/>
            </w:r>
            <w:r>
              <w:rPr>
                <w:noProof/>
                <w:webHidden/>
              </w:rPr>
              <w:instrText xml:space="preserve"> PAGEREF _Toc398130787 \h </w:instrText>
            </w:r>
          </w:ins>
          <w:r>
            <w:rPr>
              <w:noProof/>
              <w:webHidden/>
            </w:rPr>
          </w:r>
          <w:r>
            <w:rPr>
              <w:noProof/>
              <w:webHidden/>
            </w:rPr>
            <w:fldChar w:fldCharType="separate"/>
          </w:r>
          <w:ins w:id="100" w:author="Microsoft account" w:date="2014-09-10T16:43:00Z">
            <w:r>
              <w:rPr>
                <w:noProof/>
                <w:webHidden/>
              </w:rPr>
              <w:t>17</w:t>
            </w:r>
            <w:r>
              <w:rPr>
                <w:noProof/>
                <w:webHidden/>
              </w:rPr>
              <w:fldChar w:fldCharType="end"/>
            </w:r>
            <w:r w:rsidRPr="007F606D">
              <w:rPr>
                <w:rStyle w:val="Hyperlink"/>
                <w:noProof/>
              </w:rPr>
              <w:fldChar w:fldCharType="end"/>
            </w:r>
          </w:ins>
        </w:p>
        <w:p w:rsidR="00D464C7" w:rsidRDefault="00D464C7">
          <w:pPr>
            <w:pStyle w:val="TOC1"/>
            <w:tabs>
              <w:tab w:val="left" w:pos="480"/>
              <w:tab w:val="right" w:leader="dot" w:pos="8630"/>
            </w:tabs>
            <w:rPr>
              <w:ins w:id="101" w:author="Microsoft account" w:date="2014-09-10T16:43:00Z"/>
              <w:rFonts w:asciiTheme="minorHAnsi" w:eastAsiaTheme="minorEastAsia" w:hAnsiTheme="minorHAnsi" w:cstheme="minorBidi"/>
              <w:noProof/>
              <w:sz w:val="22"/>
              <w:szCs w:val="22"/>
            </w:rPr>
          </w:pPr>
          <w:ins w:id="102"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"_Toc398130788"</w:instrText>
            </w:r>
            <w:r w:rsidRPr="007F606D">
              <w:rPr>
                <w:rStyle w:val="Hyperlink"/>
                <w:noProof/>
              </w:rPr>
              <w:instrText xml:space="preserve"> </w:instrText>
            </w:r>
            <w:r w:rsidRPr="007F606D">
              <w:rPr>
                <w:rStyle w:val="Hyperlink"/>
                <w:noProof/>
              </w:rPr>
              <w:fldChar w:fldCharType="separate"/>
            </w:r>
            <w:r w:rsidRPr="007F606D">
              <w:rPr>
                <w:rStyle w:val="Hyperlink"/>
                <w:noProof/>
                <w:lang w:eastAsia="zh-CN"/>
              </w:rPr>
              <w:t>9</w:t>
            </w:r>
            <w:r>
              <w:rPr>
                <w:rFonts w:asciiTheme="minorHAnsi" w:eastAsiaTheme="minorEastAsia" w:hAnsiTheme="minorHAnsi" w:cstheme="minorBidi"/>
                <w:noProof/>
                <w:sz w:val="22"/>
                <w:szCs w:val="22"/>
              </w:rPr>
              <w:tab/>
            </w:r>
            <w:r w:rsidRPr="007F606D">
              <w:rPr>
                <w:rStyle w:val="Hyperlink"/>
                <w:noProof/>
                <w:lang w:eastAsia="zh-CN"/>
              </w:rPr>
              <w:t>Jquery</w:t>
            </w:r>
            <w:r>
              <w:rPr>
                <w:noProof/>
                <w:webHidden/>
              </w:rPr>
              <w:tab/>
            </w:r>
            <w:r>
              <w:rPr>
                <w:noProof/>
                <w:webHidden/>
              </w:rPr>
              <w:fldChar w:fldCharType="begin"/>
            </w:r>
            <w:r>
              <w:rPr>
                <w:noProof/>
                <w:webHidden/>
              </w:rPr>
              <w:instrText xml:space="preserve"> PAGEREF _Toc398130788 \h </w:instrText>
            </w:r>
          </w:ins>
          <w:r>
            <w:rPr>
              <w:noProof/>
              <w:webHidden/>
            </w:rPr>
          </w:r>
          <w:r>
            <w:rPr>
              <w:noProof/>
              <w:webHidden/>
            </w:rPr>
            <w:fldChar w:fldCharType="separate"/>
          </w:r>
          <w:ins w:id="103" w:author="Microsoft account" w:date="2014-09-10T16:43:00Z">
            <w:r>
              <w:rPr>
                <w:noProof/>
                <w:webHidden/>
              </w:rPr>
              <w:t>17</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04" w:author="Microsoft account" w:date="2014-09-10T16:43:00Z"/>
              <w:rFonts w:asciiTheme="minorHAnsi" w:eastAsiaTheme="minorEastAsia" w:hAnsiTheme="minorHAnsi" w:cstheme="minorBidi"/>
              <w:noProof/>
              <w:sz w:val="22"/>
              <w:szCs w:val="22"/>
            </w:rPr>
          </w:pPr>
          <w:ins w:id="105" w:author="Microsoft account" w:date="2014-09-10T16:43:00Z">
            <w:r w:rsidRPr="007F606D">
              <w:rPr>
                <w:rStyle w:val="Hyperlink"/>
                <w:noProof/>
              </w:rPr>
              <w:lastRenderedPageBreak/>
              <w:fldChar w:fldCharType="begin"/>
            </w:r>
            <w:r w:rsidRPr="007F606D">
              <w:rPr>
                <w:rStyle w:val="Hyperlink"/>
                <w:noProof/>
              </w:rPr>
              <w:instrText xml:space="preserve"> </w:instrText>
            </w:r>
            <w:r>
              <w:rPr>
                <w:noProof/>
              </w:rPr>
              <w:instrText>HYPERLINK \l "_Toc398130789"</w:instrText>
            </w:r>
            <w:r w:rsidRPr="007F606D">
              <w:rPr>
                <w:rStyle w:val="Hyperlink"/>
                <w:noProof/>
              </w:rPr>
              <w:instrText xml:space="preserve"> </w:instrText>
            </w:r>
            <w:r w:rsidRPr="007F606D">
              <w:rPr>
                <w:rStyle w:val="Hyperlink"/>
                <w:noProof/>
              </w:rPr>
              <w:fldChar w:fldCharType="separate"/>
            </w:r>
            <w:r w:rsidRPr="007F606D">
              <w:rPr>
                <w:rStyle w:val="Hyperlink"/>
                <w:noProof/>
              </w:rPr>
              <w:t>9.1</w:t>
            </w:r>
            <w:r>
              <w:rPr>
                <w:rFonts w:asciiTheme="minorHAnsi" w:eastAsiaTheme="minorEastAsia" w:hAnsiTheme="minorHAnsi" w:cstheme="minorBidi"/>
                <w:noProof/>
                <w:sz w:val="22"/>
                <w:szCs w:val="22"/>
              </w:rPr>
              <w:tab/>
            </w:r>
            <w:r w:rsidRPr="007F606D">
              <w:rPr>
                <w:rStyle w:val="Hyperlink"/>
                <w:noProof/>
              </w:rPr>
              <w:t>Selectors</w:t>
            </w:r>
            <w:r>
              <w:rPr>
                <w:noProof/>
                <w:webHidden/>
              </w:rPr>
              <w:tab/>
            </w:r>
            <w:r>
              <w:rPr>
                <w:noProof/>
                <w:webHidden/>
              </w:rPr>
              <w:fldChar w:fldCharType="begin"/>
            </w:r>
            <w:r>
              <w:rPr>
                <w:noProof/>
                <w:webHidden/>
              </w:rPr>
              <w:instrText xml:space="preserve"> PAGEREF _Toc398130789 \h </w:instrText>
            </w:r>
          </w:ins>
          <w:r>
            <w:rPr>
              <w:noProof/>
              <w:webHidden/>
            </w:rPr>
          </w:r>
          <w:r>
            <w:rPr>
              <w:noProof/>
              <w:webHidden/>
            </w:rPr>
            <w:fldChar w:fldCharType="separate"/>
          </w:r>
          <w:ins w:id="106" w:author="Microsoft account" w:date="2014-09-10T16:43:00Z">
            <w:r>
              <w:rPr>
                <w:noProof/>
                <w:webHidden/>
              </w:rPr>
              <w:t>17</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07" w:author="Microsoft account" w:date="2014-09-10T16:43:00Z"/>
              <w:rFonts w:asciiTheme="minorHAnsi" w:eastAsiaTheme="minorEastAsia" w:hAnsiTheme="minorHAnsi" w:cstheme="minorBidi"/>
              <w:noProof/>
              <w:sz w:val="22"/>
              <w:szCs w:val="22"/>
            </w:rPr>
          </w:pPr>
          <w:ins w:id="108"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"_Toc398130790"</w:instrText>
            </w:r>
            <w:r w:rsidRPr="007F606D">
              <w:rPr>
                <w:rStyle w:val="Hyperlink"/>
                <w:noProof/>
              </w:rPr>
              <w:instrText xml:space="preserve"> </w:instrText>
            </w:r>
            <w:r w:rsidRPr="007F606D">
              <w:rPr>
                <w:rStyle w:val="Hyperlink"/>
                <w:noProof/>
              </w:rPr>
              <w:fldChar w:fldCharType="separate"/>
            </w:r>
            <w:r w:rsidRPr="007F606D">
              <w:rPr>
                <w:rStyle w:val="Hyperlink"/>
                <w:noProof/>
              </w:rPr>
              <w:t>9.2</w:t>
            </w:r>
            <w:r>
              <w:rPr>
                <w:rFonts w:asciiTheme="minorHAnsi" w:eastAsiaTheme="minorEastAsia" w:hAnsiTheme="minorHAnsi" w:cstheme="minorBidi"/>
                <w:noProof/>
                <w:sz w:val="22"/>
                <w:szCs w:val="22"/>
              </w:rPr>
              <w:tab/>
            </w:r>
            <w:r w:rsidRPr="007F606D">
              <w:rPr>
                <w:rStyle w:val="Hyperlink"/>
                <w:noProof/>
              </w:rPr>
              <w:t>DOM Insertion</w:t>
            </w:r>
            <w:r>
              <w:rPr>
                <w:noProof/>
                <w:webHidden/>
              </w:rPr>
              <w:tab/>
            </w:r>
            <w:r>
              <w:rPr>
                <w:noProof/>
                <w:webHidden/>
              </w:rPr>
              <w:fldChar w:fldCharType="begin"/>
            </w:r>
            <w:r>
              <w:rPr>
                <w:noProof/>
                <w:webHidden/>
              </w:rPr>
              <w:instrText xml:space="preserve"> PAGEREF _Toc398130790 \h </w:instrText>
            </w:r>
          </w:ins>
          <w:r>
            <w:rPr>
              <w:noProof/>
              <w:webHidden/>
            </w:rPr>
          </w:r>
          <w:r>
            <w:rPr>
              <w:noProof/>
              <w:webHidden/>
            </w:rPr>
            <w:fldChar w:fldCharType="separate"/>
          </w:r>
          <w:ins w:id="109" w:author="Microsoft account" w:date="2014-09-10T16:43:00Z">
            <w:r>
              <w:rPr>
                <w:noProof/>
                <w:webHidden/>
              </w:rPr>
              <w:t>18</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10" w:author="Microsoft account" w:date="2014-09-10T16:43:00Z"/>
              <w:rFonts w:asciiTheme="minorHAnsi" w:eastAsiaTheme="minorEastAsia" w:hAnsiTheme="minorHAnsi" w:cstheme="minorBidi"/>
              <w:noProof/>
              <w:sz w:val="22"/>
              <w:szCs w:val="22"/>
            </w:rPr>
          </w:pPr>
          <w:ins w:id="111"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"_Toc398130791"</w:instrText>
            </w:r>
            <w:r w:rsidRPr="007F606D">
              <w:rPr>
                <w:rStyle w:val="Hyperlink"/>
                <w:noProof/>
              </w:rPr>
              <w:instrText xml:space="preserve"> </w:instrText>
            </w:r>
            <w:r w:rsidRPr="007F606D">
              <w:rPr>
                <w:rStyle w:val="Hyperlink"/>
                <w:noProof/>
              </w:rPr>
              <w:fldChar w:fldCharType="separate"/>
            </w:r>
            <w:r w:rsidRPr="007F606D">
              <w:rPr>
                <w:rStyle w:val="Hyperlink"/>
                <w:noProof/>
              </w:rPr>
              <w:t>9.3</w:t>
            </w:r>
            <w:r>
              <w:rPr>
                <w:rFonts w:asciiTheme="minorHAnsi" w:eastAsiaTheme="minorEastAsia" w:hAnsiTheme="minorHAnsi" w:cstheme="minorBidi"/>
                <w:noProof/>
                <w:sz w:val="22"/>
                <w:szCs w:val="22"/>
              </w:rPr>
              <w:tab/>
            </w:r>
            <w:r w:rsidRPr="007F606D">
              <w:rPr>
                <w:rStyle w:val="Hyperlink"/>
                <w:noProof/>
              </w:rPr>
              <w:t>Caching</w:t>
            </w:r>
            <w:r>
              <w:rPr>
                <w:noProof/>
                <w:webHidden/>
              </w:rPr>
              <w:tab/>
            </w:r>
            <w:r>
              <w:rPr>
                <w:noProof/>
                <w:webHidden/>
              </w:rPr>
              <w:fldChar w:fldCharType="begin"/>
            </w:r>
            <w:r>
              <w:rPr>
                <w:noProof/>
                <w:webHidden/>
              </w:rPr>
              <w:instrText xml:space="preserve"> PAGEREF _Toc398130791 \h </w:instrText>
            </w:r>
          </w:ins>
          <w:r>
            <w:rPr>
              <w:noProof/>
              <w:webHidden/>
            </w:rPr>
          </w:r>
          <w:r>
            <w:rPr>
              <w:noProof/>
              <w:webHidden/>
            </w:rPr>
            <w:fldChar w:fldCharType="separate"/>
          </w:r>
          <w:ins w:id="112" w:author="Microsoft account" w:date="2014-09-10T16:43:00Z">
            <w:r>
              <w:rPr>
                <w:noProof/>
                <w:webHidden/>
              </w:rPr>
              <w:t>19</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13" w:author="Microsoft account" w:date="2014-09-10T16:43:00Z"/>
              <w:rFonts w:asciiTheme="minorHAnsi" w:eastAsiaTheme="minorEastAsia" w:hAnsiTheme="minorHAnsi" w:cstheme="minorBidi"/>
              <w:noProof/>
              <w:sz w:val="22"/>
              <w:szCs w:val="22"/>
            </w:rPr>
          </w:pPr>
          <w:ins w:id="114"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"_Toc398130792"</w:instrText>
            </w:r>
            <w:r w:rsidRPr="007F606D">
              <w:rPr>
                <w:rStyle w:val="Hyperlink"/>
                <w:noProof/>
              </w:rPr>
              <w:instrText xml:space="preserve"> </w:instrText>
            </w:r>
            <w:r w:rsidRPr="007F606D">
              <w:rPr>
                <w:rStyle w:val="Hyperlink"/>
                <w:noProof/>
              </w:rPr>
              <w:fldChar w:fldCharType="separate"/>
            </w:r>
            <w:r w:rsidRPr="007F606D">
              <w:rPr>
                <w:rStyle w:val="Hyperlink"/>
                <w:noProof/>
              </w:rPr>
              <w:t>9.4</w:t>
            </w:r>
            <w:r>
              <w:rPr>
                <w:rFonts w:asciiTheme="minorHAnsi" w:eastAsiaTheme="minorEastAsia" w:hAnsiTheme="minorHAnsi" w:cstheme="minorBidi"/>
                <w:noProof/>
                <w:sz w:val="22"/>
                <w:szCs w:val="22"/>
              </w:rPr>
              <w:tab/>
            </w:r>
            <w:r w:rsidRPr="007F606D">
              <w:rPr>
                <w:rStyle w:val="Hyperlink"/>
                <w:noProof/>
              </w:rPr>
              <w:t>Chaining</w:t>
            </w:r>
            <w:r>
              <w:rPr>
                <w:noProof/>
                <w:webHidden/>
              </w:rPr>
              <w:tab/>
            </w:r>
            <w:r>
              <w:rPr>
                <w:noProof/>
                <w:webHidden/>
              </w:rPr>
              <w:fldChar w:fldCharType="begin"/>
            </w:r>
            <w:r>
              <w:rPr>
                <w:noProof/>
                <w:webHidden/>
              </w:rPr>
              <w:instrText xml:space="preserve"> PAGEREF _Toc398130792 \h </w:instrText>
            </w:r>
          </w:ins>
          <w:r>
            <w:rPr>
              <w:noProof/>
              <w:webHidden/>
            </w:rPr>
          </w:r>
          <w:r>
            <w:rPr>
              <w:noProof/>
              <w:webHidden/>
            </w:rPr>
            <w:fldChar w:fldCharType="separate"/>
          </w:r>
          <w:ins w:id="115" w:author="Microsoft account" w:date="2014-09-10T16:43:00Z">
            <w:r>
              <w:rPr>
                <w:noProof/>
                <w:webHidden/>
              </w:rPr>
              <w:t>19</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16" w:author="Microsoft account" w:date="2014-09-10T16:43:00Z"/>
              <w:rFonts w:asciiTheme="minorHAnsi" w:eastAsiaTheme="minorEastAsia" w:hAnsiTheme="minorHAnsi" w:cstheme="minorBidi"/>
              <w:noProof/>
              <w:sz w:val="22"/>
              <w:szCs w:val="22"/>
            </w:rPr>
          </w:pPr>
          <w:ins w:id="117"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"_Toc398130793"</w:instrText>
            </w:r>
            <w:r w:rsidRPr="007F606D">
              <w:rPr>
                <w:rStyle w:val="Hyperlink"/>
                <w:noProof/>
              </w:rPr>
              <w:instrText xml:space="preserve"> </w:instrText>
            </w:r>
            <w:r w:rsidRPr="007F606D">
              <w:rPr>
                <w:rStyle w:val="Hyperlink"/>
                <w:noProof/>
              </w:rPr>
              <w:fldChar w:fldCharType="separate"/>
            </w:r>
            <w:r w:rsidRPr="007F606D">
              <w:rPr>
                <w:rStyle w:val="Hyperlink"/>
                <w:noProof/>
              </w:rPr>
              <w:t>9.5</w:t>
            </w:r>
            <w:r>
              <w:rPr>
                <w:rFonts w:asciiTheme="minorHAnsi" w:eastAsiaTheme="minorEastAsia" w:hAnsiTheme="minorHAnsi" w:cstheme="minorBidi"/>
                <w:noProof/>
                <w:sz w:val="22"/>
                <w:szCs w:val="22"/>
              </w:rPr>
              <w:tab/>
            </w:r>
            <w:r w:rsidRPr="007F606D">
              <w:rPr>
                <w:rStyle w:val="Hyperlink"/>
                <w:noProof/>
              </w:rPr>
              <w:t>Object Literals</w:t>
            </w:r>
            <w:r>
              <w:rPr>
                <w:noProof/>
                <w:webHidden/>
              </w:rPr>
              <w:tab/>
            </w:r>
            <w:r>
              <w:rPr>
                <w:noProof/>
                <w:webHidden/>
              </w:rPr>
              <w:fldChar w:fldCharType="begin"/>
            </w:r>
            <w:r>
              <w:rPr>
                <w:noProof/>
                <w:webHidden/>
              </w:rPr>
              <w:instrText xml:space="preserve"> PAGEREF _Toc398130793 \h </w:instrText>
            </w:r>
          </w:ins>
          <w:r>
            <w:rPr>
              <w:noProof/>
              <w:webHidden/>
            </w:rPr>
          </w:r>
          <w:r>
            <w:rPr>
              <w:noProof/>
              <w:webHidden/>
            </w:rPr>
            <w:fldChar w:fldCharType="separate"/>
          </w:r>
          <w:ins w:id="118" w:author="Microsoft account" w:date="2014-09-10T16:43:00Z">
            <w:r>
              <w:rPr>
                <w:noProof/>
                <w:webHidden/>
              </w:rPr>
              <w:t>20</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19" w:author="Microsoft account" w:date="2014-09-10T16:43:00Z"/>
              <w:rFonts w:asciiTheme="minorHAnsi" w:eastAsiaTheme="minorEastAsia" w:hAnsiTheme="minorHAnsi" w:cstheme="minorBidi"/>
              <w:noProof/>
              <w:sz w:val="22"/>
              <w:szCs w:val="22"/>
            </w:rPr>
          </w:pPr>
          <w:ins w:id="120"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"_Toc398130794"</w:instrText>
            </w:r>
            <w:r w:rsidRPr="007F606D">
              <w:rPr>
                <w:rStyle w:val="Hyperlink"/>
                <w:noProof/>
              </w:rPr>
              <w:instrText xml:space="preserve"> </w:instrText>
            </w:r>
            <w:r w:rsidRPr="007F606D">
              <w:rPr>
                <w:rStyle w:val="Hyperlink"/>
                <w:noProof/>
              </w:rPr>
              <w:fldChar w:fldCharType="separate"/>
            </w:r>
            <w:r w:rsidRPr="007F606D">
              <w:rPr>
                <w:rStyle w:val="Hyperlink"/>
                <w:noProof/>
              </w:rPr>
              <w:t>9.6</w:t>
            </w:r>
            <w:r>
              <w:rPr>
                <w:rFonts w:asciiTheme="minorHAnsi" w:eastAsiaTheme="minorEastAsia" w:hAnsiTheme="minorHAnsi" w:cstheme="minorBidi"/>
                <w:noProof/>
                <w:sz w:val="22"/>
                <w:szCs w:val="22"/>
              </w:rPr>
              <w:tab/>
            </w:r>
            <w:r w:rsidRPr="007F606D">
              <w:rPr>
                <w:rStyle w:val="Hyperlink"/>
                <w:noProof/>
              </w:rPr>
              <w:t>CSS</w:t>
            </w:r>
            <w:r>
              <w:rPr>
                <w:noProof/>
                <w:webHidden/>
              </w:rPr>
              <w:tab/>
            </w:r>
            <w:r>
              <w:rPr>
                <w:noProof/>
                <w:webHidden/>
              </w:rPr>
              <w:fldChar w:fldCharType="begin"/>
            </w:r>
            <w:r>
              <w:rPr>
                <w:noProof/>
                <w:webHidden/>
              </w:rPr>
              <w:instrText xml:space="preserve"> PAGEREF _Toc398130794 \h </w:instrText>
            </w:r>
          </w:ins>
          <w:r>
            <w:rPr>
              <w:noProof/>
              <w:webHidden/>
            </w:rPr>
          </w:r>
          <w:r>
            <w:rPr>
              <w:noProof/>
              <w:webHidden/>
            </w:rPr>
            <w:fldChar w:fldCharType="separate"/>
          </w:r>
          <w:ins w:id="121" w:author="Microsoft account" w:date="2014-09-10T16:43:00Z">
            <w:r>
              <w:rPr>
                <w:noProof/>
                <w:webHidden/>
              </w:rPr>
              <w:t>20</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22" w:author="Microsoft account" w:date="2014-09-10T16:43:00Z"/>
              <w:rFonts w:asciiTheme="minorHAnsi" w:eastAsiaTheme="minorEastAsia" w:hAnsiTheme="minorHAnsi" w:cstheme="minorBidi"/>
              <w:noProof/>
              <w:sz w:val="22"/>
              <w:szCs w:val="22"/>
            </w:rPr>
          </w:pPr>
          <w:ins w:id="123"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"_Toc398130795"</w:instrText>
            </w:r>
            <w:r w:rsidRPr="007F606D">
              <w:rPr>
                <w:rStyle w:val="Hyperlink"/>
                <w:noProof/>
              </w:rPr>
              <w:instrText xml:space="preserve"> </w:instrText>
            </w:r>
            <w:r w:rsidRPr="007F606D">
              <w:rPr>
                <w:rStyle w:val="Hyperlink"/>
                <w:noProof/>
              </w:rPr>
              <w:fldChar w:fldCharType="separate"/>
            </w:r>
            <w:r w:rsidRPr="007F606D">
              <w:rPr>
                <w:rStyle w:val="Hyperlink"/>
                <w:noProof/>
              </w:rPr>
              <w:t>9.7</w:t>
            </w:r>
            <w:r>
              <w:rPr>
                <w:rFonts w:asciiTheme="minorHAnsi" w:eastAsiaTheme="minorEastAsia" w:hAnsiTheme="minorHAnsi" w:cstheme="minorBidi"/>
                <w:noProof/>
                <w:sz w:val="22"/>
                <w:szCs w:val="22"/>
              </w:rPr>
              <w:tab/>
            </w:r>
            <w:r w:rsidRPr="007F606D">
              <w:rPr>
                <w:rStyle w:val="Hyperlink"/>
                <w:noProof/>
              </w:rPr>
              <w:t>Avoid multiple $(document).ready() calls</w:t>
            </w:r>
            <w:r>
              <w:rPr>
                <w:noProof/>
                <w:webHidden/>
              </w:rPr>
              <w:tab/>
            </w:r>
            <w:r>
              <w:rPr>
                <w:noProof/>
                <w:webHidden/>
              </w:rPr>
              <w:fldChar w:fldCharType="begin"/>
            </w:r>
            <w:r>
              <w:rPr>
                <w:noProof/>
                <w:webHidden/>
              </w:rPr>
              <w:instrText xml:space="preserve"> PAGEREF _Toc398130795 \h </w:instrText>
            </w:r>
          </w:ins>
          <w:r>
            <w:rPr>
              <w:noProof/>
              <w:webHidden/>
            </w:rPr>
          </w:r>
          <w:r>
            <w:rPr>
              <w:noProof/>
              <w:webHidden/>
            </w:rPr>
            <w:fldChar w:fldCharType="separate"/>
          </w:r>
          <w:ins w:id="124" w:author="Microsoft account" w:date="2014-09-10T16:43:00Z">
            <w:r>
              <w:rPr>
                <w:noProof/>
                <w:webHidden/>
              </w:rPr>
              <w:t>21</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25" w:author="Microsoft account" w:date="2014-09-10T16:43:00Z"/>
              <w:rFonts w:asciiTheme="minorHAnsi" w:eastAsiaTheme="minorEastAsia" w:hAnsiTheme="minorHAnsi" w:cstheme="minorBidi"/>
              <w:noProof/>
              <w:sz w:val="22"/>
              <w:szCs w:val="22"/>
            </w:rPr>
          </w:pPr>
          <w:ins w:id="126"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"_Toc398130796"</w:instrText>
            </w:r>
            <w:r w:rsidRPr="007F606D">
              <w:rPr>
                <w:rStyle w:val="Hyperlink"/>
                <w:noProof/>
              </w:rPr>
              <w:instrText xml:space="preserve"> </w:instrText>
            </w:r>
            <w:r w:rsidRPr="007F606D">
              <w:rPr>
                <w:rStyle w:val="Hyperlink"/>
                <w:noProof/>
              </w:rPr>
              <w:fldChar w:fldCharType="separate"/>
            </w:r>
            <w:r w:rsidRPr="007F606D">
              <w:rPr>
                <w:rStyle w:val="Hyperlink"/>
                <w:noProof/>
              </w:rPr>
              <w:t>9.8</w:t>
            </w:r>
            <w:r>
              <w:rPr>
                <w:rFonts w:asciiTheme="minorHAnsi" w:eastAsiaTheme="minorEastAsia" w:hAnsiTheme="minorHAnsi" w:cstheme="minorBidi"/>
                <w:noProof/>
                <w:sz w:val="22"/>
                <w:szCs w:val="22"/>
              </w:rPr>
              <w:tab/>
            </w:r>
            <w:r w:rsidRPr="007F606D">
              <w:rPr>
                <w:rStyle w:val="Hyperlink"/>
                <w:noProof/>
              </w:rPr>
              <w:t>this vs. $(this)</w:t>
            </w:r>
            <w:r>
              <w:rPr>
                <w:noProof/>
                <w:webHidden/>
              </w:rPr>
              <w:tab/>
            </w:r>
            <w:r>
              <w:rPr>
                <w:noProof/>
                <w:webHidden/>
              </w:rPr>
              <w:fldChar w:fldCharType="begin"/>
            </w:r>
            <w:r>
              <w:rPr>
                <w:noProof/>
                <w:webHidden/>
              </w:rPr>
              <w:instrText xml:space="preserve"> PAGEREF _Toc398130796 \h </w:instrText>
            </w:r>
          </w:ins>
          <w:r>
            <w:rPr>
              <w:noProof/>
              <w:webHidden/>
            </w:rPr>
          </w:r>
          <w:r>
            <w:rPr>
              <w:noProof/>
              <w:webHidden/>
            </w:rPr>
            <w:fldChar w:fldCharType="separate"/>
          </w:r>
          <w:ins w:id="127" w:author="Microsoft account" w:date="2014-09-10T16:43:00Z">
            <w:r>
              <w:rPr>
                <w:noProof/>
                <w:webHidden/>
              </w:rPr>
              <w:t>21</w:t>
            </w:r>
            <w:r>
              <w:rPr>
                <w:noProof/>
                <w:webHidden/>
              </w:rPr>
              <w:fldChar w:fldCharType="end"/>
            </w:r>
            <w:r w:rsidRPr="007F606D">
              <w:rPr>
                <w:rStyle w:val="Hyperlink"/>
                <w:noProof/>
              </w:rPr>
              <w:fldChar w:fldCharType="end"/>
            </w:r>
          </w:ins>
        </w:p>
        <w:p w:rsidR="00D464C7" w:rsidRDefault="00D464C7">
          <w:pPr>
            <w:pStyle w:val="TOC2"/>
            <w:tabs>
              <w:tab w:val="left" w:pos="880"/>
              <w:tab w:val="right" w:leader="dot" w:pos="8630"/>
            </w:tabs>
            <w:rPr>
              <w:ins w:id="128" w:author="Microsoft account" w:date="2014-09-10T16:43:00Z"/>
              <w:rFonts w:asciiTheme="minorHAnsi" w:eastAsiaTheme="minorEastAsia" w:hAnsiTheme="minorHAnsi" w:cstheme="minorBidi"/>
              <w:noProof/>
              <w:sz w:val="22"/>
              <w:szCs w:val="22"/>
            </w:rPr>
          </w:pPr>
          <w:ins w:id="129"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"_Toc398130797"</w:instrText>
            </w:r>
            <w:r w:rsidRPr="007F606D">
              <w:rPr>
                <w:rStyle w:val="Hyperlink"/>
                <w:noProof/>
              </w:rPr>
              <w:instrText xml:space="preserve"> </w:instrText>
            </w:r>
            <w:r w:rsidRPr="007F606D">
              <w:rPr>
                <w:rStyle w:val="Hyperlink"/>
                <w:noProof/>
              </w:rPr>
              <w:fldChar w:fldCharType="separate"/>
            </w:r>
            <w:r w:rsidRPr="007F606D">
              <w:rPr>
                <w:rStyle w:val="Hyperlink"/>
                <w:noProof/>
              </w:rPr>
              <w:t>9.9</w:t>
            </w:r>
            <w:r>
              <w:rPr>
                <w:rFonts w:asciiTheme="minorHAnsi" w:eastAsiaTheme="minorEastAsia" w:hAnsiTheme="minorHAnsi" w:cstheme="minorBidi"/>
                <w:noProof/>
                <w:sz w:val="22"/>
                <w:szCs w:val="22"/>
              </w:rPr>
              <w:tab/>
            </w:r>
            <w:r w:rsidRPr="007F606D">
              <w:rPr>
                <w:rStyle w:val="Hyperlink"/>
                <w:noProof/>
              </w:rPr>
              <w:t>Use Sub-queries</w:t>
            </w:r>
            <w:r>
              <w:rPr>
                <w:noProof/>
                <w:webHidden/>
              </w:rPr>
              <w:tab/>
            </w:r>
            <w:r>
              <w:rPr>
                <w:noProof/>
                <w:webHidden/>
              </w:rPr>
              <w:fldChar w:fldCharType="begin"/>
            </w:r>
            <w:r>
              <w:rPr>
                <w:noProof/>
                <w:webHidden/>
              </w:rPr>
              <w:instrText xml:space="preserve"> PAGEREF _Toc398130797 \h </w:instrText>
            </w:r>
          </w:ins>
          <w:r>
            <w:rPr>
              <w:noProof/>
              <w:webHidden/>
            </w:rPr>
          </w:r>
          <w:r>
            <w:rPr>
              <w:noProof/>
              <w:webHidden/>
            </w:rPr>
            <w:fldChar w:fldCharType="separate"/>
          </w:r>
          <w:ins w:id="130" w:author="Microsoft account" w:date="2014-09-10T16:43:00Z">
            <w:r>
              <w:rPr>
                <w:noProof/>
                <w:webHidden/>
              </w:rPr>
              <w:t>21</w:t>
            </w:r>
            <w:r>
              <w:rPr>
                <w:noProof/>
                <w:webHidden/>
              </w:rPr>
              <w:fldChar w:fldCharType="end"/>
            </w:r>
            <w:r w:rsidRPr="007F606D">
              <w:rPr>
                <w:rStyle w:val="Hyperlink"/>
                <w:noProof/>
              </w:rPr>
              <w:fldChar w:fldCharType="end"/>
            </w:r>
          </w:ins>
        </w:p>
        <w:p w:rsidR="00D464C7" w:rsidRDefault="00D464C7">
          <w:pPr>
            <w:pStyle w:val="TOC2"/>
            <w:tabs>
              <w:tab w:val="left" w:pos="1100"/>
              <w:tab w:val="right" w:leader="dot" w:pos="8630"/>
            </w:tabs>
            <w:rPr>
              <w:ins w:id="131" w:author="Microsoft account" w:date="2014-09-10T16:43:00Z"/>
              <w:rFonts w:asciiTheme="minorHAnsi" w:eastAsiaTheme="minorEastAsia" w:hAnsiTheme="minorHAnsi" w:cstheme="minorBidi"/>
              <w:noProof/>
              <w:sz w:val="22"/>
              <w:szCs w:val="22"/>
            </w:rPr>
          </w:pPr>
          <w:ins w:id="132"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"_Toc398130798"</w:instrText>
            </w:r>
            <w:r w:rsidRPr="007F606D">
              <w:rPr>
                <w:rStyle w:val="Hyperlink"/>
                <w:noProof/>
              </w:rPr>
              <w:instrText xml:space="preserve"> </w:instrText>
            </w:r>
            <w:r w:rsidRPr="007F606D">
              <w:rPr>
                <w:rStyle w:val="Hyperlink"/>
                <w:noProof/>
              </w:rPr>
              <w:fldChar w:fldCharType="separate"/>
            </w:r>
            <w:r w:rsidRPr="007F606D">
              <w:rPr>
                <w:rStyle w:val="Hyperlink"/>
                <w:noProof/>
              </w:rPr>
              <w:t>9.10</w:t>
            </w:r>
            <w:r>
              <w:rPr>
                <w:rFonts w:asciiTheme="minorHAnsi" w:eastAsiaTheme="minorEastAsia" w:hAnsiTheme="minorHAnsi" w:cstheme="minorBidi"/>
                <w:noProof/>
                <w:sz w:val="22"/>
                <w:szCs w:val="22"/>
              </w:rPr>
              <w:tab/>
            </w:r>
            <w:r w:rsidRPr="007F606D">
              <w:rPr>
                <w:rStyle w:val="Hyperlink"/>
                <w:noProof/>
              </w:rPr>
              <w:t>Leverage Event Delegation (a.k.a. Bubbling)</w:t>
            </w:r>
            <w:r>
              <w:rPr>
                <w:noProof/>
                <w:webHidden/>
              </w:rPr>
              <w:tab/>
            </w:r>
            <w:r>
              <w:rPr>
                <w:noProof/>
                <w:webHidden/>
              </w:rPr>
              <w:fldChar w:fldCharType="begin"/>
            </w:r>
            <w:r>
              <w:rPr>
                <w:noProof/>
                <w:webHidden/>
              </w:rPr>
              <w:instrText xml:space="preserve"> PAGEREF _Toc398130798 \h </w:instrText>
            </w:r>
          </w:ins>
          <w:r>
            <w:rPr>
              <w:noProof/>
              <w:webHidden/>
            </w:rPr>
          </w:r>
          <w:r>
            <w:rPr>
              <w:noProof/>
              <w:webHidden/>
            </w:rPr>
            <w:fldChar w:fldCharType="separate"/>
          </w:r>
          <w:ins w:id="133" w:author="Microsoft account" w:date="2014-09-10T16:43:00Z">
            <w:r>
              <w:rPr>
                <w:noProof/>
                <w:webHidden/>
              </w:rPr>
              <w:t>22</w:t>
            </w:r>
            <w:r>
              <w:rPr>
                <w:noProof/>
                <w:webHidden/>
              </w:rPr>
              <w:fldChar w:fldCharType="end"/>
            </w:r>
            <w:r w:rsidRPr="007F606D">
              <w:rPr>
                <w:rStyle w:val="Hyperlink"/>
                <w:noProof/>
              </w:rPr>
              <w:fldChar w:fldCharType="end"/>
            </w:r>
          </w:ins>
        </w:p>
        <w:p w:rsidR="00D464C7" w:rsidRDefault="00D464C7">
          <w:pPr>
            <w:pStyle w:val="TOC2"/>
            <w:tabs>
              <w:tab w:val="left" w:pos="1100"/>
              <w:tab w:val="right" w:leader="dot" w:pos="8630"/>
            </w:tabs>
            <w:rPr>
              <w:ins w:id="134" w:author="Microsoft account" w:date="2014-09-10T16:43:00Z"/>
              <w:rFonts w:asciiTheme="minorHAnsi" w:eastAsiaTheme="minorEastAsia" w:hAnsiTheme="minorHAnsi" w:cstheme="minorBidi"/>
              <w:noProof/>
              <w:sz w:val="22"/>
              <w:szCs w:val="22"/>
            </w:rPr>
          </w:pPr>
          <w:ins w:id="135"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"_Toc398130799"</w:instrText>
            </w:r>
            <w:r w:rsidRPr="007F606D">
              <w:rPr>
                <w:rStyle w:val="Hyperlink"/>
                <w:noProof/>
              </w:rPr>
              <w:instrText xml:space="preserve"> </w:instrText>
            </w:r>
            <w:r w:rsidRPr="007F606D">
              <w:rPr>
                <w:rStyle w:val="Hyperlink"/>
                <w:noProof/>
              </w:rPr>
              <w:fldChar w:fldCharType="separate"/>
            </w:r>
            <w:r w:rsidRPr="007F606D">
              <w:rPr>
                <w:rStyle w:val="Hyperlink"/>
                <w:noProof/>
              </w:rPr>
              <w:t>9.11</w:t>
            </w:r>
            <w:r>
              <w:rPr>
                <w:rFonts w:asciiTheme="minorHAnsi" w:eastAsiaTheme="minorEastAsia" w:hAnsiTheme="minorHAnsi" w:cstheme="minorBidi"/>
                <w:noProof/>
                <w:sz w:val="22"/>
                <w:szCs w:val="22"/>
              </w:rPr>
              <w:tab/>
            </w:r>
            <w:r w:rsidRPr="007F606D">
              <w:rPr>
                <w:rStyle w:val="Hyperlink"/>
                <w:noProof/>
              </w:rPr>
              <w:t>AJAX Methods</w:t>
            </w:r>
            <w:r>
              <w:rPr>
                <w:noProof/>
                <w:webHidden/>
              </w:rPr>
              <w:tab/>
            </w:r>
            <w:r>
              <w:rPr>
                <w:noProof/>
                <w:webHidden/>
              </w:rPr>
              <w:fldChar w:fldCharType="begin"/>
            </w:r>
            <w:r>
              <w:rPr>
                <w:noProof/>
                <w:webHidden/>
              </w:rPr>
              <w:instrText xml:space="preserve"> PAGEREF _Toc398130799 \h </w:instrText>
            </w:r>
          </w:ins>
          <w:r>
            <w:rPr>
              <w:noProof/>
              <w:webHidden/>
            </w:rPr>
          </w:r>
          <w:r>
            <w:rPr>
              <w:noProof/>
              <w:webHidden/>
            </w:rPr>
            <w:fldChar w:fldCharType="separate"/>
          </w:r>
          <w:ins w:id="136" w:author="Microsoft account" w:date="2014-09-10T16:43:00Z">
            <w:r>
              <w:rPr>
                <w:noProof/>
                <w:webHidden/>
              </w:rPr>
              <w:t>22</w:t>
            </w:r>
            <w:r>
              <w:rPr>
                <w:noProof/>
                <w:webHidden/>
              </w:rPr>
              <w:fldChar w:fldCharType="end"/>
            </w:r>
            <w:r w:rsidRPr="007F606D">
              <w:rPr>
                <w:rStyle w:val="Hyperlink"/>
                <w:noProof/>
              </w:rPr>
              <w:fldChar w:fldCharType="end"/>
            </w:r>
          </w:ins>
        </w:p>
        <w:p w:rsidR="00D464C7" w:rsidRDefault="00D464C7">
          <w:pPr>
            <w:pStyle w:val="TOC2"/>
            <w:tabs>
              <w:tab w:val="left" w:pos="1100"/>
              <w:tab w:val="right" w:leader="dot" w:pos="8630"/>
            </w:tabs>
            <w:rPr>
              <w:ins w:id="137" w:author="Microsoft account" w:date="2014-09-10T16:43:00Z"/>
              <w:rFonts w:asciiTheme="minorHAnsi" w:eastAsiaTheme="minorEastAsia" w:hAnsiTheme="minorHAnsi" w:cstheme="minorBidi"/>
              <w:noProof/>
              <w:sz w:val="22"/>
              <w:szCs w:val="22"/>
            </w:rPr>
          </w:pPr>
          <w:ins w:id="138"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"_Toc398130800"</w:instrText>
            </w:r>
            <w:r w:rsidRPr="007F606D">
              <w:rPr>
                <w:rStyle w:val="Hyperlink"/>
                <w:noProof/>
              </w:rPr>
              <w:instrText xml:space="preserve"> </w:instrText>
            </w:r>
            <w:r w:rsidRPr="007F606D">
              <w:rPr>
                <w:rStyle w:val="Hyperlink"/>
                <w:noProof/>
              </w:rPr>
              <w:fldChar w:fldCharType="separate"/>
            </w:r>
            <w:r w:rsidRPr="007F606D">
              <w:rPr>
                <w:rStyle w:val="Hyperlink"/>
                <w:noProof/>
              </w:rPr>
              <w:t>9.12</w:t>
            </w:r>
            <w:r>
              <w:rPr>
                <w:rFonts w:asciiTheme="minorHAnsi" w:eastAsiaTheme="minorEastAsia" w:hAnsiTheme="minorHAnsi" w:cstheme="minorBidi"/>
                <w:noProof/>
                <w:sz w:val="22"/>
                <w:szCs w:val="22"/>
              </w:rPr>
              <w:tab/>
            </w:r>
            <w:r w:rsidRPr="007F606D">
              <w:rPr>
                <w:rStyle w:val="Hyperlink"/>
                <w:noProof/>
              </w:rPr>
              <w:t>Passing an Attribute Object</w:t>
            </w:r>
            <w:r>
              <w:rPr>
                <w:noProof/>
                <w:webHidden/>
              </w:rPr>
              <w:tab/>
            </w:r>
            <w:r>
              <w:rPr>
                <w:noProof/>
                <w:webHidden/>
              </w:rPr>
              <w:fldChar w:fldCharType="begin"/>
            </w:r>
            <w:r>
              <w:rPr>
                <w:noProof/>
                <w:webHidden/>
              </w:rPr>
              <w:instrText xml:space="preserve"> PAGEREF _Toc398130800 \h </w:instrText>
            </w:r>
          </w:ins>
          <w:r>
            <w:rPr>
              <w:noProof/>
              <w:webHidden/>
            </w:rPr>
          </w:r>
          <w:r>
            <w:rPr>
              <w:noProof/>
              <w:webHidden/>
            </w:rPr>
            <w:fldChar w:fldCharType="separate"/>
          </w:r>
          <w:ins w:id="139" w:author="Microsoft account" w:date="2014-09-10T16:43:00Z">
            <w:r>
              <w:rPr>
                <w:noProof/>
                <w:webHidden/>
              </w:rPr>
              <w:t>23</w:t>
            </w:r>
            <w:r>
              <w:rPr>
                <w:noProof/>
                <w:webHidden/>
              </w:rPr>
              <w:fldChar w:fldCharType="end"/>
            </w:r>
            <w:r w:rsidRPr="007F606D">
              <w:rPr>
                <w:rStyle w:val="Hyperlink"/>
                <w:noProof/>
              </w:rPr>
              <w:fldChar w:fldCharType="end"/>
            </w:r>
          </w:ins>
        </w:p>
        <w:p w:rsidR="00D464C7" w:rsidRDefault="00D464C7">
          <w:pPr>
            <w:pStyle w:val="TOC2"/>
            <w:tabs>
              <w:tab w:val="left" w:pos="1100"/>
              <w:tab w:val="right" w:leader="dot" w:pos="8630"/>
            </w:tabs>
            <w:rPr>
              <w:ins w:id="140" w:author="Microsoft account" w:date="2014-09-10T16:43:00Z"/>
              <w:rFonts w:asciiTheme="minorHAnsi" w:eastAsiaTheme="minorEastAsia" w:hAnsiTheme="minorHAnsi" w:cstheme="minorBidi"/>
              <w:noProof/>
              <w:sz w:val="22"/>
              <w:szCs w:val="22"/>
            </w:rPr>
          </w:pPr>
          <w:ins w:id="141"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"_Toc398130801"</w:instrText>
            </w:r>
            <w:r w:rsidRPr="007F606D">
              <w:rPr>
                <w:rStyle w:val="Hyperlink"/>
                <w:noProof/>
              </w:rPr>
              <w:instrText xml:space="preserve"> </w:instrText>
            </w:r>
            <w:r w:rsidRPr="007F606D">
              <w:rPr>
                <w:rStyle w:val="Hyperlink"/>
                <w:noProof/>
              </w:rPr>
              <w:fldChar w:fldCharType="separate"/>
            </w:r>
            <w:r w:rsidRPr="007F606D">
              <w:rPr>
                <w:rStyle w:val="Hyperlink"/>
                <w:noProof/>
              </w:rPr>
              <w:t>9.13</w:t>
            </w:r>
            <w:r>
              <w:rPr>
                <w:rFonts w:asciiTheme="minorHAnsi" w:eastAsiaTheme="minorEastAsia" w:hAnsiTheme="minorHAnsi" w:cstheme="minorBidi"/>
                <w:noProof/>
                <w:sz w:val="22"/>
                <w:szCs w:val="22"/>
              </w:rPr>
              <w:tab/>
            </w:r>
            <w:r w:rsidRPr="007F606D">
              <w:rPr>
                <w:rStyle w:val="Hyperlink"/>
                <w:noProof/>
              </w:rPr>
              <w:t>Use live()</w:t>
            </w:r>
            <w:r>
              <w:rPr>
                <w:noProof/>
                <w:webHidden/>
              </w:rPr>
              <w:tab/>
            </w:r>
            <w:r>
              <w:rPr>
                <w:noProof/>
                <w:webHidden/>
              </w:rPr>
              <w:fldChar w:fldCharType="begin"/>
            </w:r>
            <w:r>
              <w:rPr>
                <w:noProof/>
                <w:webHidden/>
              </w:rPr>
              <w:instrText xml:space="preserve"> PAGEREF _Toc398130801 \h </w:instrText>
            </w:r>
          </w:ins>
          <w:r>
            <w:rPr>
              <w:noProof/>
              <w:webHidden/>
            </w:rPr>
          </w:r>
          <w:r>
            <w:rPr>
              <w:noProof/>
              <w:webHidden/>
            </w:rPr>
            <w:fldChar w:fldCharType="separate"/>
          </w:r>
          <w:ins w:id="142" w:author="Microsoft account" w:date="2014-09-10T16:43:00Z">
            <w:r>
              <w:rPr>
                <w:noProof/>
                <w:webHidden/>
              </w:rPr>
              <w:t>23</w:t>
            </w:r>
            <w:r>
              <w:rPr>
                <w:noProof/>
                <w:webHidden/>
              </w:rPr>
              <w:fldChar w:fldCharType="end"/>
            </w:r>
            <w:r w:rsidRPr="007F606D">
              <w:rPr>
                <w:rStyle w:val="Hyperlink"/>
                <w:noProof/>
              </w:rPr>
              <w:fldChar w:fldCharType="end"/>
            </w:r>
          </w:ins>
        </w:p>
        <w:p w:rsidR="00D464C7" w:rsidRDefault="00D464C7">
          <w:pPr>
            <w:pStyle w:val="TOC2"/>
            <w:tabs>
              <w:tab w:val="left" w:pos="1100"/>
              <w:tab w:val="right" w:leader="dot" w:pos="8630"/>
            </w:tabs>
            <w:rPr>
              <w:ins w:id="143" w:author="Microsoft account" w:date="2014-09-10T16:43:00Z"/>
              <w:rFonts w:asciiTheme="minorHAnsi" w:eastAsiaTheme="minorEastAsia" w:hAnsiTheme="minorHAnsi" w:cstheme="minorBidi"/>
              <w:noProof/>
              <w:sz w:val="22"/>
              <w:szCs w:val="22"/>
            </w:rPr>
          </w:pPr>
          <w:ins w:id="144" w:author="Microsoft account" w:date="2014-09-10T16:43:00Z">
            <w:r w:rsidRPr="007F606D">
              <w:rPr>
                <w:rStyle w:val="Hyperlink"/>
                <w:noProof/>
              </w:rPr>
              <w:fldChar w:fldCharType="begin"/>
            </w:r>
            <w:r w:rsidRPr="007F606D">
              <w:rPr>
                <w:rStyle w:val="Hyperlink"/>
                <w:noProof/>
              </w:rPr>
              <w:instrText xml:space="preserve"> </w:instrText>
            </w:r>
            <w:r>
              <w:rPr>
                <w:noProof/>
              </w:rPr>
              <w:instrText>HYPERLINK \l "_Toc398130802"</w:instrText>
            </w:r>
            <w:r w:rsidRPr="007F606D">
              <w:rPr>
                <w:rStyle w:val="Hyperlink"/>
                <w:noProof/>
              </w:rPr>
              <w:instrText xml:space="preserve"> </w:instrText>
            </w:r>
            <w:r w:rsidRPr="007F606D">
              <w:rPr>
                <w:rStyle w:val="Hyperlink"/>
                <w:noProof/>
              </w:rPr>
              <w:fldChar w:fldCharType="separate"/>
            </w:r>
            <w:r w:rsidRPr="007F606D">
              <w:rPr>
                <w:rStyle w:val="Hyperlink"/>
                <w:noProof/>
              </w:rPr>
              <w:t>9.14</w:t>
            </w:r>
            <w:r>
              <w:rPr>
                <w:rFonts w:asciiTheme="minorHAnsi" w:eastAsiaTheme="minorEastAsia" w:hAnsiTheme="minorHAnsi" w:cstheme="minorBidi"/>
                <w:noProof/>
                <w:sz w:val="22"/>
                <w:szCs w:val="22"/>
              </w:rPr>
              <w:tab/>
            </w:r>
            <w:r w:rsidRPr="007F606D">
              <w:rPr>
                <w:rStyle w:val="Hyperlink"/>
                <w:noProof/>
              </w:rPr>
              <w:t>Use jQuery.noConflict()</w:t>
            </w:r>
            <w:r>
              <w:rPr>
                <w:noProof/>
                <w:webHidden/>
              </w:rPr>
              <w:tab/>
            </w:r>
            <w:r>
              <w:rPr>
                <w:noProof/>
                <w:webHidden/>
              </w:rPr>
              <w:fldChar w:fldCharType="begin"/>
            </w:r>
            <w:r>
              <w:rPr>
                <w:noProof/>
                <w:webHidden/>
              </w:rPr>
              <w:instrText xml:space="preserve"> PAGEREF _Toc398130802 \h </w:instrText>
            </w:r>
          </w:ins>
          <w:r>
            <w:rPr>
              <w:noProof/>
              <w:webHidden/>
            </w:rPr>
          </w:r>
          <w:r>
            <w:rPr>
              <w:noProof/>
              <w:webHidden/>
            </w:rPr>
            <w:fldChar w:fldCharType="separate"/>
          </w:r>
          <w:ins w:id="145" w:author="Microsoft account" w:date="2014-09-10T16:43:00Z">
            <w:r>
              <w:rPr>
                <w:noProof/>
                <w:webHidden/>
              </w:rPr>
              <w:t>24</w:t>
            </w:r>
            <w:r>
              <w:rPr>
                <w:noProof/>
                <w:webHidden/>
              </w:rPr>
              <w:fldChar w:fldCharType="end"/>
            </w:r>
            <w:r w:rsidRPr="007F606D">
              <w:rPr>
                <w:rStyle w:val="Hyperlink"/>
                <w:noProof/>
              </w:rPr>
              <w:fldChar w:fldCharType="end"/>
            </w:r>
          </w:ins>
        </w:p>
        <w:p w:rsidR="00FE13EA" w:rsidRPr="00471C76" w:rsidRDefault="00C3564C">
          <w:pPr>
            <w:rPr>
              <w:rFonts w:ascii="Arial" w:hAnsi="Arial" w:cs="Arial"/>
            </w:rPr>
          </w:pPr>
          <w:r w:rsidRPr="00471C76">
            <w:rPr>
              <w:rFonts w:ascii="Arial" w:hAnsi="Arial" w:cs="Arial"/>
            </w:rPr>
            <w:fldChar w:fldCharType="end"/>
          </w:r>
        </w:p>
      </w:sdtContent>
    </w:sdt>
    <w:p w:rsidR="00FE13EA" w:rsidRPr="00471C76" w:rsidRDefault="00FE13EA">
      <w:pPr>
        <w:rPr>
          <w:rFonts w:ascii="Arial" w:eastAsia="Arial Unicode MS" w:hAnsi="Arial" w:cs="Arial"/>
          <w:b/>
          <w:bCs/>
          <w:color w:val="000000"/>
          <w:sz w:val="36"/>
          <w:szCs w:val="36"/>
        </w:rPr>
      </w:pPr>
    </w:p>
    <w:p w:rsidR="006C3131" w:rsidRPr="00471C76" w:rsidRDefault="006C3131">
      <w:pPr>
        <w:rPr>
          <w:rFonts w:ascii="Arial" w:eastAsia="Arial Unicode MS" w:hAnsi="Arial" w:cs="Arial"/>
          <w:b/>
          <w:bCs/>
          <w:color w:val="000000"/>
          <w:sz w:val="36"/>
          <w:szCs w:val="36"/>
        </w:rPr>
      </w:pPr>
    </w:p>
    <w:p w:rsidR="003C5922" w:rsidRDefault="003C5922">
      <w:pPr>
        <w:rPr>
          <w:rFonts w:ascii="Arial" w:eastAsia="Arial Unicode MS" w:hAnsi="Arial" w:cs="Arial"/>
          <w:b/>
          <w:bCs/>
          <w:color w:val="000000"/>
          <w:sz w:val="36"/>
          <w:szCs w:val="36"/>
        </w:rPr>
      </w:pPr>
      <w:r>
        <w:rPr>
          <w:rFonts w:ascii="Arial" w:eastAsia="Arial Unicode MS" w:hAnsi="Arial" w:cs="Arial"/>
          <w:b/>
          <w:bCs/>
          <w:color w:val="000000"/>
          <w:sz w:val="36"/>
          <w:szCs w:val="36"/>
        </w:rPr>
        <w:br w:type="page"/>
      </w:r>
    </w:p>
    <w:p w:rsidR="004A2F64" w:rsidRPr="00471C76" w:rsidRDefault="004A2F64">
      <w:pPr>
        <w:rPr>
          <w:rFonts w:ascii="Arial" w:eastAsia="Arial Unicode MS" w:hAnsi="Arial" w:cs="Arial"/>
          <w:b/>
          <w:bCs/>
          <w:color w:val="000000"/>
          <w:sz w:val="36"/>
          <w:szCs w:val="36"/>
        </w:rPr>
        <w:sectPr w:rsidR="004A2F64" w:rsidRPr="00471C76" w:rsidSect="009F386A">
          <w:headerReference w:type="default" r:id="rId9"/>
          <w:footerReference w:type="default" r:id="rId10"/>
          <w:footerReference w:type="first" r:id="rId11"/>
          <w:pgSz w:w="12240" w:h="15840"/>
          <w:pgMar w:top="1440" w:right="1800" w:bottom="1440" w:left="1800" w:header="720" w:footer="720" w:gutter="0"/>
          <w:pgNumType w:start="1"/>
          <w:cols w:space="720"/>
          <w:titlePg/>
        </w:sectPr>
      </w:pPr>
    </w:p>
    <w:p w:rsidR="003D3E75" w:rsidRPr="00471C76" w:rsidRDefault="00D763E4" w:rsidP="006F2FB1">
      <w:pPr>
        <w:pStyle w:val="Heading1"/>
      </w:pPr>
      <w:bookmarkStart w:id="146" w:name="_Toc398130757"/>
      <w:bookmarkEnd w:id="4"/>
      <w:r>
        <w:lastRenderedPageBreak/>
        <w:t>Overview</w:t>
      </w:r>
      <w:bookmarkEnd w:id="146"/>
      <w:r w:rsidR="003D3E75" w:rsidRPr="00471C76">
        <w:t xml:space="preserve"> </w:t>
      </w:r>
    </w:p>
    <w:p w:rsidR="006346AE" w:rsidRPr="00471C76" w:rsidRDefault="006346AE">
      <w:pPr>
        <w:rPr>
          <w:rFonts w:ascii="Arial" w:hAnsi="Arial" w:cs="Arial"/>
          <w:sz w:val="22"/>
          <w:szCs w:val="22"/>
        </w:rPr>
      </w:pPr>
    </w:p>
    <w:p w:rsidR="006346AE" w:rsidRPr="00471C76" w:rsidRDefault="00E64B1D" w:rsidP="009135F0">
      <w:pPr>
        <w:pStyle w:val="Heading2"/>
        <w:widowControl w:val="0"/>
        <w:tabs>
          <w:tab w:val="num" w:pos="567"/>
        </w:tabs>
        <w:spacing w:line="240" w:lineRule="atLeast"/>
        <w:ind w:left="1080" w:hanging="1080"/>
        <w:rPr>
          <w:rFonts w:cs="Arial"/>
        </w:rPr>
      </w:pPr>
      <w:r>
        <w:rPr>
          <w:rFonts w:cs="Arial"/>
        </w:rPr>
        <w:t>Introduction</w:t>
      </w:r>
    </w:p>
    <w:p w:rsidR="00D763E4" w:rsidRDefault="00D763E4" w:rsidP="00F40DCA">
      <w:pPr>
        <w:jc w:val="both"/>
        <w:rPr>
          <w:rFonts w:ascii="Arial" w:hAnsi="Arial" w:cs="Arial"/>
          <w:sz w:val="22"/>
          <w:szCs w:val="22"/>
        </w:rPr>
      </w:pPr>
    </w:p>
    <w:p w:rsidR="00E64B1D" w:rsidRDefault="00E64B1D" w:rsidP="00E64B1D">
      <w:pPr>
        <w:jc w:val="both"/>
      </w:pPr>
      <w:r>
        <w:rPr>
          <w:rFonts w:ascii="Arial" w:hAnsi="Arial" w:cs="Arial"/>
          <w:sz w:val="22"/>
          <w:szCs w:val="22"/>
        </w:rPr>
        <w:t xml:space="preserve">The intention of this document is to provide an overview about implementation of Visual Process Flow and its dependencies in Sage 300 Online ERP </w:t>
      </w:r>
      <w:proofErr w:type="spellStart"/>
      <w:r>
        <w:rPr>
          <w:rFonts w:ascii="Arial" w:hAnsi="Arial" w:cs="Arial"/>
          <w:sz w:val="22"/>
          <w:szCs w:val="22"/>
        </w:rPr>
        <w:t>ecosystem.</w:t>
      </w:r>
      <w:del w:id="147" w:author="Kian Davoudi Rad" w:date="2015-06-15T15:10:00Z">
        <w:r w:rsidR="00D763E4" w:rsidDel="00E64B1D">
          <w:rPr>
            <w:rFonts w:ascii="Arial" w:hAnsi="Arial" w:cs="Arial"/>
            <w:sz w:val="22"/>
            <w:szCs w:val="22"/>
          </w:rPr>
          <w:delText>.</w:delText>
        </w:r>
      </w:del>
      <w:r>
        <w:t>SVG</w:t>
      </w:r>
      <w:proofErr w:type="spellEnd"/>
      <w:r>
        <w:t xml:space="preserve"> editor is an open source tool, which provides a comprehensive environment for customization of html SVG Tags. This tool provides various futures which were customized for the Sage project the following features were customized.</w:t>
      </w:r>
    </w:p>
    <w:p w:rsidR="00E64B1D" w:rsidRDefault="00E64B1D" w:rsidP="00E64B1D">
      <w:pPr>
        <w:spacing w:after="240"/>
        <w:contextualSpacing/>
      </w:pPr>
    </w:p>
    <w:p w:rsidR="00E64B1D" w:rsidRDefault="00E64B1D" w:rsidP="00E64B1D">
      <w:pPr>
        <w:pStyle w:val="ListParagraph"/>
        <w:numPr>
          <w:ilvl w:val="0"/>
          <w:numId w:val="17"/>
        </w:numPr>
        <w:spacing w:after="240"/>
        <w:contextualSpacing/>
      </w:pPr>
      <w:r>
        <w:t xml:space="preserve">Storage Capability: By enabling this tool the content of the svg will remain permanently in the user’s browser until the user actually perform “Clean History” on his/her machine. This feature needs to be disabled from configuration file: click here for </w:t>
      </w:r>
      <w:hyperlink r:id="rId12" w:history="1">
        <w:r w:rsidRPr="00E64B1D">
          <w:rPr>
            <w:rStyle w:val="Hyperlink"/>
            <w:rFonts w:eastAsia="Arial Unicode MS"/>
          </w:rPr>
          <w:t>demo</w:t>
        </w:r>
      </w:hyperlink>
    </w:p>
    <w:p w:rsidR="00E64B1D" w:rsidRDefault="00E64B1D" w:rsidP="00E64B1D">
      <w:pPr>
        <w:pStyle w:val="ListParagraph"/>
        <w:numPr>
          <w:ilvl w:val="0"/>
          <w:numId w:val="17"/>
        </w:numPr>
        <w:spacing w:after="240"/>
        <w:contextualSpacing/>
      </w:pPr>
      <w:r>
        <w:t xml:space="preserve">The resolution of the svg canvas is required to be adjusted to </w:t>
      </w:r>
      <w:r w:rsidRPr="005E074E">
        <w:t>width="670" height="1400"</w:t>
      </w:r>
      <w:r>
        <w:t>, which is the size of the current visual process flow.</w:t>
      </w:r>
    </w:p>
    <w:p w:rsidR="00E64B1D" w:rsidRDefault="00E64B1D" w:rsidP="00E64B1D">
      <w:pPr>
        <w:pStyle w:val="ListParagraph"/>
        <w:numPr>
          <w:ilvl w:val="0"/>
          <w:numId w:val="17"/>
        </w:numPr>
        <w:spacing w:after="240"/>
        <w:contextualSpacing/>
      </w:pPr>
      <w:r>
        <w:t xml:space="preserve">All SVG customized modules are required to be registered to the </w:t>
      </w:r>
      <w:proofErr w:type="spellStart"/>
      <w:r>
        <w:t>config</w:t>
      </w:r>
      <w:proofErr w:type="spellEnd"/>
      <w:r>
        <w:t xml:space="preserve"> file.</w:t>
      </w:r>
    </w:p>
    <w:p w:rsidR="00E64B1D" w:rsidRDefault="00E64B1D" w:rsidP="00E64B1D">
      <w:pPr>
        <w:jc w:val="center"/>
      </w:pPr>
      <w:r>
        <w:rPr>
          <w:noProof/>
        </w:rPr>
        <w:drawing>
          <wp:inline distT="0" distB="0" distL="0" distR="0" wp14:anchorId="3B5F7862" wp14:editId="589A1860">
            <wp:extent cx="4869402" cy="17196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457" t="6352" r="12765" b="81630"/>
                    <a:stretch/>
                  </pic:blipFill>
                  <pic:spPr bwMode="auto">
                    <a:xfrm>
                      <a:off x="0" y="0"/>
                      <a:ext cx="4923254" cy="1738636"/>
                    </a:xfrm>
                    <a:prstGeom prst="rect">
                      <a:avLst/>
                    </a:prstGeom>
                    <a:ln>
                      <a:noFill/>
                    </a:ln>
                    <a:extLst>
                      <a:ext uri="{53640926-AAD7-44D8-BBD7-CCE9431645EC}">
                        <a14:shadowObscured xmlns:a14="http://schemas.microsoft.com/office/drawing/2010/main"/>
                      </a:ext>
                    </a:extLst>
                  </pic:spPr>
                </pic:pic>
              </a:graphicData>
            </a:graphic>
          </wp:inline>
        </w:drawing>
      </w:r>
    </w:p>
    <w:p w:rsidR="008F4860" w:rsidRPr="008F4860" w:rsidRDefault="008F4860" w:rsidP="00E64B1D">
      <w:pPr>
        <w:jc w:val="center"/>
        <w:rPr>
          <w:sz w:val="20"/>
          <w:szCs w:val="20"/>
        </w:rPr>
      </w:pPr>
      <w:r w:rsidRPr="008F4860">
        <w:rPr>
          <w:sz w:val="20"/>
          <w:szCs w:val="20"/>
        </w:rPr>
        <w:t xml:space="preserve">Figure 1: </w:t>
      </w:r>
    </w:p>
    <w:p w:rsidR="004800D6" w:rsidRPr="008F4860" w:rsidRDefault="004800D6" w:rsidP="008F4860">
      <w:pPr>
        <w:jc w:val="both"/>
        <w:rPr>
          <w:rFonts w:ascii="Arial" w:hAnsi="Arial" w:cs="Arial"/>
          <w:sz w:val="22"/>
          <w:szCs w:val="22"/>
        </w:rPr>
      </w:pPr>
    </w:p>
    <w:p w:rsidR="007D0732" w:rsidRDefault="007D0732" w:rsidP="007D0732">
      <w:pPr>
        <w:jc w:val="both"/>
        <w:rPr>
          <w:rFonts w:ascii="Arial" w:hAnsi="Arial" w:cs="Arial"/>
          <w:sz w:val="22"/>
          <w:szCs w:val="22"/>
        </w:rPr>
      </w:pPr>
    </w:p>
    <w:p w:rsidR="007D0732" w:rsidRDefault="00E64B1D" w:rsidP="007D0732">
      <w:pPr>
        <w:pStyle w:val="Heading1"/>
      </w:pPr>
      <w:r>
        <w:t xml:space="preserve">Initial launch of SVG Editor </w:t>
      </w:r>
    </w:p>
    <w:p w:rsidR="007D0732" w:rsidRDefault="007D0732" w:rsidP="007D0732">
      <w:pPr>
        <w:jc w:val="both"/>
        <w:rPr>
          <w:rFonts w:ascii="Arial" w:hAnsi="Arial" w:cs="Arial"/>
          <w:sz w:val="22"/>
          <w:szCs w:val="22"/>
        </w:rPr>
      </w:pPr>
    </w:p>
    <w:p w:rsidR="007D0732" w:rsidRDefault="007D0732" w:rsidP="007D0732">
      <w:pPr>
        <w:jc w:val="both"/>
        <w:rPr>
          <w:rFonts w:ascii="Arial" w:hAnsi="Arial" w:cs="Arial"/>
          <w:sz w:val="22"/>
          <w:szCs w:val="22"/>
        </w:rPr>
      </w:pPr>
      <w:r>
        <w:rPr>
          <w:rFonts w:ascii="Arial" w:hAnsi="Arial" w:cs="Arial"/>
          <w:sz w:val="22"/>
          <w:szCs w:val="22"/>
        </w:rPr>
        <w:t>A consistent use of data types will provide a consistent look and feel to the software. Therefore, alias data types and implicitly typed local variables will be required.</w:t>
      </w:r>
    </w:p>
    <w:p w:rsidR="008F4860" w:rsidRPr="0090674F" w:rsidRDefault="008F4860" w:rsidP="008F4860">
      <w:r>
        <w:t>SVG Editor used asynchronous call to load itself to the browser, for that reason, an iframe has been used as primary tool to load the svg-editor.html to the iframe.</w:t>
      </w:r>
    </w:p>
    <w:p w:rsidR="008F4860" w:rsidRDefault="008F4860" w:rsidP="008F4860">
      <w:pPr>
        <w:jc w:val="center"/>
      </w:pPr>
      <w:r>
        <w:rPr>
          <w:noProof/>
        </w:rPr>
        <w:lastRenderedPageBreak/>
        <w:drawing>
          <wp:inline distT="0" distB="0" distL="0" distR="0" wp14:anchorId="05FE0EFC" wp14:editId="7E9186F3">
            <wp:extent cx="4572000" cy="157528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72" r="74311" b="71197"/>
                    <a:stretch/>
                  </pic:blipFill>
                  <pic:spPr bwMode="auto">
                    <a:xfrm>
                      <a:off x="0" y="0"/>
                      <a:ext cx="4591170" cy="1581894"/>
                    </a:xfrm>
                    <a:prstGeom prst="rect">
                      <a:avLst/>
                    </a:prstGeom>
                    <a:ln>
                      <a:noFill/>
                    </a:ln>
                    <a:extLst>
                      <a:ext uri="{53640926-AAD7-44D8-BBD7-CCE9431645EC}">
                        <a14:shadowObscured xmlns:a14="http://schemas.microsoft.com/office/drawing/2010/main"/>
                      </a:ext>
                    </a:extLst>
                  </pic:spPr>
                </pic:pic>
              </a:graphicData>
            </a:graphic>
          </wp:inline>
        </w:drawing>
      </w:r>
    </w:p>
    <w:p w:rsidR="008F4860" w:rsidRPr="008F4860" w:rsidRDefault="008F4860" w:rsidP="008F4860">
      <w:pPr>
        <w:jc w:val="center"/>
        <w:rPr>
          <w:sz w:val="20"/>
          <w:szCs w:val="20"/>
        </w:rPr>
      </w:pPr>
      <w:r w:rsidRPr="008F4860">
        <w:rPr>
          <w:sz w:val="20"/>
          <w:szCs w:val="20"/>
        </w:rPr>
        <w:t xml:space="preserve">Figure2: </w:t>
      </w:r>
    </w:p>
    <w:p w:rsidR="008F4860" w:rsidRDefault="008F4860" w:rsidP="008F4860">
      <w:pPr>
        <w:jc w:val="center"/>
      </w:pPr>
    </w:p>
    <w:p w:rsidR="008F4860" w:rsidRDefault="008F4860" w:rsidP="008F4860">
      <w:r>
        <w:t xml:space="preserve">Upon successful load of iframe, Hiding/Showing SVG tools in editing mode: The SVG Editor is shipped with many good features but for visual process flow development, some of these features are not necessary. In order to address this item, the JS calls were used to hide these items in the Editing mode. For this reason, Hide Tools/Show Tools method were used. Then </w:t>
      </w:r>
      <w:proofErr w:type="spellStart"/>
      <w:proofErr w:type="gramStart"/>
      <w:r>
        <w:t>ajax</w:t>
      </w:r>
      <w:proofErr w:type="spellEnd"/>
      <w:proofErr w:type="gramEnd"/>
      <w:r>
        <w:t xml:space="preserve"> Get call is used to obtain the Data from the controller in an Jason format. The saving option uses this feature to identify the identity of the template. </w:t>
      </w:r>
    </w:p>
    <w:p w:rsidR="007D0732" w:rsidRPr="007D0732" w:rsidRDefault="007D0732" w:rsidP="007D0732">
      <w:pPr>
        <w:pStyle w:val="BodyText"/>
      </w:pPr>
    </w:p>
    <w:p w:rsidR="007D0732" w:rsidRPr="00471C76" w:rsidRDefault="008F4860" w:rsidP="007D0732">
      <w:pPr>
        <w:pStyle w:val="Heading2"/>
        <w:widowControl w:val="0"/>
        <w:tabs>
          <w:tab w:val="num" w:pos="567"/>
        </w:tabs>
        <w:spacing w:line="240" w:lineRule="atLeast"/>
        <w:ind w:left="1080" w:hanging="1080"/>
        <w:rPr>
          <w:rFonts w:cs="Arial"/>
        </w:rPr>
      </w:pPr>
      <w:r>
        <w:rPr>
          <w:rFonts w:cs="Arial"/>
        </w:rPr>
        <w:t>Event Listener</w:t>
      </w:r>
    </w:p>
    <w:p w:rsidR="008F4860" w:rsidRDefault="008F4860" w:rsidP="008F4860">
      <w:pPr>
        <w:spacing w:after="240"/>
        <w:contextualSpacing/>
        <w:rPr>
          <w:rFonts w:ascii="Arial" w:hAnsi="Arial" w:cs="Arial"/>
          <w:sz w:val="22"/>
          <w:szCs w:val="22"/>
        </w:rPr>
      </w:pPr>
    </w:p>
    <w:p w:rsidR="008F4860" w:rsidRDefault="008F4860" w:rsidP="008F4860">
      <w:pPr>
        <w:spacing w:after="240"/>
        <w:contextualSpacing/>
      </w:pPr>
      <w:r>
        <w:t xml:space="preserve">In order to open the controller from an SVG element, I decided to use a </w:t>
      </w:r>
      <w:proofErr w:type="spellStart"/>
      <w:r>
        <w:t>Javascript</w:t>
      </w:r>
      <w:proofErr w:type="spellEnd"/>
      <w:r>
        <w:t xml:space="preserve"> listener call, which takes three parameters, area name, controller name and parameter. These three items are used to build a </w:t>
      </w:r>
      <w:proofErr w:type="spellStart"/>
      <w:proofErr w:type="gramStart"/>
      <w:r>
        <w:t>url</w:t>
      </w:r>
      <w:proofErr w:type="spellEnd"/>
      <w:proofErr w:type="gramEnd"/>
      <w:r>
        <w:t xml:space="preserve"> that is being used to call the controller from visual process flow. </w:t>
      </w:r>
    </w:p>
    <w:p w:rsidR="008F4860" w:rsidRDefault="008F4860" w:rsidP="008F4860">
      <w:pPr>
        <w:ind w:left="720" w:firstLine="720"/>
      </w:pPr>
    </w:p>
    <w:p w:rsidR="008F4860" w:rsidRDefault="008F4860" w:rsidP="008F4860">
      <w:pPr>
        <w:ind w:left="720" w:firstLine="720"/>
      </w:pPr>
      <w:proofErr w:type="spellStart"/>
      <w:proofErr w:type="gramStart"/>
      <w:r w:rsidRPr="007C7992">
        <w:t>javascript:</w:t>
      </w:r>
      <w:proofErr w:type="gramEnd"/>
      <w:r w:rsidRPr="007C7992">
        <w:t>EventListenter_VPF</w:t>
      </w:r>
      <w:proofErr w:type="spellEnd"/>
      <w:r w:rsidRPr="007C7992">
        <w:t>('AP','</w:t>
      </w:r>
      <w:proofErr w:type="spellStart"/>
      <w:r w:rsidRPr="007C7992">
        <w:t>VendorGroups</w:t>
      </w:r>
      <w:proofErr w:type="spellEnd"/>
      <w:r w:rsidRPr="007C7992">
        <w:t>','');</w:t>
      </w:r>
    </w:p>
    <w:p w:rsidR="009454ED" w:rsidRDefault="009454ED" w:rsidP="009454ED">
      <w:pPr>
        <w:jc w:val="both"/>
        <w:rPr>
          <w:rFonts w:ascii="Arial" w:hAnsi="Arial" w:cs="Arial"/>
          <w:sz w:val="22"/>
          <w:szCs w:val="22"/>
        </w:rPr>
      </w:pPr>
    </w:p>
    <w:p w:rsidR="009454ED" w:rsidRDefault="009454ED" w:rsidP="007D0732">
      <w:pPr>
        <w:jc w:val="both"/>
        <w:rPr>
          <w:rFonts w:ascii="Arial" w:hAnsi="Arial" w:cs="Arial"/>
          <w:sz w:val="22"/>
          <w:szCs w:val="22"/>
        </w:rPr>
      </w:pPr>
    </w:p>
    <w:p w:rsidR="00A60023" w:rsidRDefault="008F4860" w:rsidP="00A60023">
      <w:pPr>
        <w:pStyle w:val="Heading2"/>
        <w:widowControl w:val="0"/>
        <w:tabs>
          <w:tab w:val="num" w:pos="567"/>
        </w:tabs>
        <w:spacing w:line="240" w:lineRule="atLeast"/>
        <w:ind w:left="1080" w:hanging="1080"/>
        <w:rPr>
          <w:rFonts w:cs="Arial"/>
        </w:rPr>
      </w:pPr>
      <w:r>
        <w:rPr>
          <w:rFonts w:cs="Arial"/>
        </w:rPr>
        <w:t>Sage 101</w:t>
      </w:r>
    </w:p>
    <w:p w:rsidR="008F4860" w:rsidRDefault="008F4860" w:rsidP="008F4860">
      <w:pPr>
        <w:spacing w:after="240"/>
        <w:contextualSpacing/>
      </w:pPr>
      <w:r>
        <w:t>I</w:t>
      </w:r>
      <w:r>
        <w:t xml:space="preserve">ntention of this module was to produce a tool for users to be able to assign controllers to SVG items. This module uses a drop </w:t>
      </w:r>
      <w:proofErr w:type="spellStart"/>
      <w:r>
        <w:t>dwon</w:t>
      </w:r>
      <w:proofErr w:type="spellEnd"/>
      <w:r>
        <w:t xml:space="preserve"> menu to provide user with the name of module and on second level, it will provide the name of the controller to the user. The software automatically, builds the </w:t>
      </w:r>
      <w:proofErr w:type="spellStart"/>
      <w:r>
        <w:t>javascript</w:t>
      </w:r>
      <w:proofErr w:type="spellEnd"/>
      <w:r>
        <w:t xml:space="preserve"> call and assigns this to the svg element. </w:t>
      </w:r>
    </w:p>
    <w:p w:rsidR="008F4860" w:rsidRDefault="008F4860" w:rsidP="008F4860">
      <w:pPr>
        <w:spacing w:after="240"/>
        <w:contextualSpacing/>
      </w:pPr>
    </w:p>
    <w:p w:rsidR="008F4860" w:rsidRDefault="008F4860" w:rsidP="008F4860">
      <w:pPr>
        <w:pStyle w:val="Heading2"/>
      </w:pPr>
      <w:r>
        <w:t>Sage 102</w:t>
      </w:r>
      <w:r w:rsidRPr="008F4860">
        <w:t xml:space="preserve"> </w:t>
      </w:r>
    </w:p>
    <w:p w:rsidR="008F4860" w:rsidRDefault="008F4860" w:rsidP="008F4860">
      <w:pPr>
        <w:spacing w:after="240"/>
        <w:contextualSpacing/>
      </w:pPr>
      <w:r>
        <w:t xml:space="preserve">Sage 102: This module was also developed based on the Sage 101. The difference is that this module will use Ajax call to a controller, in order to provide a svg pre build modules to the svg editor. Upon successful transfer of module from the controller, the module will use the SVG editor to import this item as a group to the svg canvas. </w:t>
      </w:r>
    </w:p>
    <w:p w:rsidR="008F4860" w:rsidRDefault="008F4860" w:rsidP="008F4860">
      <w:pPr>
        <w:spacing w:after="240"/>
        <w:contextualSpacing/>
      </w:pPr>
    </w:p>
    <w:p w:rsidR="008F4860" w:rsidRDefault="008F4860" w:rsidP="008F4860">
      <w:pPr>
        <w:pStyle w:val="Heading2"/>
      </w:pPr>
      <w:r>
        <w:t>Loading data into the svg editor</w:t>
      </w:r>
    </w:p>
    <w:p w:rsidR="008F4860" w:rsidRPr="008F4860" w:rsidRDefault="008F4860" w:rsidP="008F4860">
      <w:r w:rsidRPr="008F4860">
        <w:t xml:space="preserve">In order open a visual process flow into SVG editor, </w:t>
      </w:r>
      <w:proofErr w:type="spellStart"/>
      <w:r w:rsidRPr="008F4860">
        <w:t>EmbeddedSVGEdit</w:t>
      </w:r>
      <w:proofErr w:type="spellEnd"/>
      <w:r w:rsidRPr="008F4860">
        <w:t xml:space="preserve"> method is being used, this function takes the iframe of the svg editor as an input parameter and initiates a new object.</w:t>
      </w:r>
    </w:p>
    <w:p w:rsidR="008F4860" w:rsidRDefault="008F4860" w:rsidP="008F4860">
      <w:pPr>
        <w:spacing w:after="240"/>
        <w:contextualSpacing/>
        <w:jc w:val="center"/>
      </w:pPr>
      <w:r>
        <w:rPr>
          <w:noProof/>
        </w:rPr>
        <w:lastRenderedPageBreak/>
        <w:drawing>
          <wp:inline distT="0" distB="0" distL="0" distR="0" wp14:anchorId="2D2B7871" wp14:editId="77B852BA">
            <wp:extent cx="3561907" cy="132915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001" t="38937" r="20549" b="54970"/>
                    <a:stretch/>
                  </pic:blipFill>
                  <pic:spPr bwMode="auto">
                    <a:xfrm>
                      <a:off x="0" y="0"/>
                      <a:ext cx="3610365" cy="1347232"/>
                    </a:xfrm>
                    <a:prstGeom prst="rect">
                      <a:avLst/>
                    </a:prstGeom>
                    <a:ln>
                      <a:noFill/>
                    </a:ln>
                    <a:extLst>
                      <a:ext uri="{53640926-AAD7-44D8-BBD7-CCE9431645EC}">
                        <a14:shadowObscured xmlns:a14="http://schemas.microsoft.com/office/drawing/2010/main"/>
                      </a:ext>
                    </a:extLst>
                  </pic:spPr>
                </pic:pic>
              </a:graphicData>
            </a:graphic>
          </wp:inline>
        </w:drawing>
      </w:r>
    </w:p>
    <w:p w:rsidR="008F4860" w:rsidRPr="008F4860" w:rsidRDefault="008F4860" w:rsidP="008F4860">
      <w:pPr>
        <w:spacing w:after="240"/>
        <w:contextualSpacing/>
        <w:jc w:val="center"/>
        <w:rPr>
          <w:sz w:val="20"/>
          <w:szCs w:val="20"/>
        </w:rPr>
      </w:pPr>
      <w:r w:rsidRPr="008F4860">
        <w:rPr>
          <w:sz w:val="20"/>
          <w:szCs w:val="20"/>
        </w:rPr>
        <w:t xml:space="preserve">Figure 3: </w:t>
      </w:r>
    </w:p>
    <w:p w:rsidR="008F4860" w:rsidRPr="008F4860" w:rsidRDefault="008F4860" w:rsidP="008F4860">
      <w:pPr>
        <w:pStyle w:val="BodyText2"/>
      </w:pPr>
    </w:p>
    <w:p w:rsidR="008F4860" w:rsidRDefault="008F4860" w:rsidP="008F4860">
      <w:pPr>
        <w:spacing w:after="240"/>
        <w:contextualSpacing/>
      </w:pPr>
    </w:p>
    <w:p w:rsidR="008F4860" w:rsidRDefault="008F4860" w:rsidP="008F4860">
      <w:pPr>
        <w:pStyle w:val="Heading2"/>
      </w:pPr>
      <w:r>
        <w:t xml:space="preserve">Extracting data from SVG canvas. </w:t>
      </w:r>
    </w:p>
    <w:p w:rsidR="008F4860" w:rsidRDefault="008F4860" w:rsidP="008F4860">
      <w:pPr>
        <w:spacing w:after="240"/>
        <w:contextualSpacing/>
      </w:pPr>
      <w:r>
        <w:t xml:space="preserve">In order to extract data from the canvas the same producer needs to take a place as the loading steps, with difference in the method call, which this time will be </w:t>
      </w:r>
      <w:proofErr w:type="spellStart"/>
      <w:r>
        <w:t>getSvgString</w:t>
      </w:r>
      <w:proofErr w:type="spellEnd"/>
      <w:r>
        <w:t>. Then the data will be posted as a Put to a controller.</w:t>
      </w:r>
    </w:p>
    <w:p w:rsidR="00A60023" w:rsidRDefault="00A60023" w:rsidP="00A60023">
      <w:pPr>
        <w:jc w:val="both"/>
        <w:rPr>
          <w:rFonts w:ascii="Arial" w:hAnsi="Arial" w:cs="Arial"/>
          <w:sz w:val="22"/>
          <w:szCs w:val="22"/>
        </w:rPr>
      </w:pPr>
    </w:p>
    <w:p w:rsidR="00A60023" w:rsidRDefault="008F4860" w:rsidP="008F4860">
      <w:pPr>
        <w:jc w:val="center"/>
        <w:rPr>
          <w:rFonts w:ascii="Arial" w:hAnsi="Arial" w:cs="Arial"/>
          <w:sz w:val="22"/>
          <w:szCs w:val="22"/>
        </w:rPr>
      </w:pPr>
      <w:r>
        <w:rPr>
          <w:noProof/>
        </w:rPr>
        <w:drawing>
          <wp:inline distT="0" distB="0" distL="0" distR="0" wp14:anchorId="6A25E745" wp14:editId="4B263382">
            <wp:extent cx="3806456" cy="2338679"/>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361" t="52756" r="15151" b="29494"/>
                    <a:stretch/>
                  </pic:blipFill>
                  <pic:spPr bwMode="auto">
                    <a:xfrm>
                      <a:off x="0" y="0"/>
                      <a:ext cx="3829522" cy="2352851"/>
                    </a:xfrm>
                    <a:prstGeom prst="rect">
                      <a:avLst/>
                    </a:prstGeom>
                    <a:ln>
                      <a:noFill/>
                    </a:ln>
                    <a:extLst>
                      <a:ext uri="{53640926-AAD7-44D8-BBD7-CCE9431645EC}">
                        <a14:shadowObscured xmlns:a14="http://schemas.microsoft.com/office/drawing/2010/main"/>
                      </a:ext>
                    </a:extLst>
                  </pic:spPr>
                </pic:pic>
              </a:graphicData>
            </a:graphic>
          </wp:inline>
        </w:drawing>
      </w:r>
    </w:p>
    <w:p w:rsidR="008F4860" w:rsidRPr="008F4860" w:rsidRDefault="008F4860" w:rsidP="008F4860">
      <w:pPr>
        <w:jc w:val="center"/>
        <w:rPr>
          <w:rFonts w:ascii="Arial" w:hAnsi="Arial" w:cs="Arial"/>
          <w:sz w:val="20"/>
          <w:szCs w:val="20"/>
        </w:rPr>
      </w:pPr>
      <w:r w:rsidRPr="008F4860">
        <w:rPr>
          <w:rFonts w:ascii="Arial" w:hAnsi="Arial" w:cs="Arial"/>
          <w:sz w:val="20"/>
          <w:szCs w:val="20"/>
        </w:rPr>
        <w:t xml:space="preserve">Figure4: </w:t>
      </w:r>
    </w:p>
    <w:p w:rsidR="008F4860" w:rsidRDefault="008F4860" w:rsidP="008F4860">
      <w:pPr>
        <w:pStyle w:val="Heading2"/>
      </w:pPr>
      <w:bookmarkStart w:id="148" w:name="_Toc398130763"/>
      <w:r>
        <w:t xml:space="preserve">Performing Delete and Update: </w:t>
      </w:r>
    </w:p>
    <w:p w:rsidR="00774FEC" w:rsidRDefault="00774FEC" w:rsidP="00774FEC">
      <w:pPr>
        <w:pStyle w:val="BodyText2"/>
        <w:ind w:left="0"/>
        <w:rPr>
          <w:sz w:val="24"/>
          <w:szCs w:val="24"/>
        </w:rPr>
      </w:pPr>
      <w:r w:rsidRPr="00774FEC">
        <w:rPr>
          <w:sz w:val="24"/>
          <w:szCs w:val="24"/>
        </w:rPr>
        <w:t>These two operations are used to evaluate the administration privilege.</w:t>
      </w:r>
    </w:p>
    <w:p w:rsidR="003B28BE" w:rsidRDefault="003B28BE" w:rsidP="003B28BE">
      <w:pPr>
        <w:pStyle w:val="Heading2"/>
      </w:pPr>
      <w:r>
        <w:t xml:space="preserve">Numbering: </w:t>
      </w:r>
    </w:p>
    <w:p w:rsidR="00B47D04" w:rsidRDefault="003B28BE" w:rsidP="00774FEC">
      <w:pPr>
        <w:pStyle w:val="BodyText2"/>
        <w:ind w:left="0"/>
        <w:rPr>
          <w:sz w:val="24"/>
          <w:szCs w:val="24"/>
        </w:rPr>
      </w:pPr>
      <w:bookmarkStart w:id="149" w:name="_GoBack"/>
      <w:bookmarkEnd w:id="149"/>
      <w:r w:rsidRPr="003B28BE">
        <w:rPr>
          <w:sz w:val="24"/>
          <w:szCs w:val="24"/>
        </w:rPr>
        <w:t>In order to distinguish between the templates and the custom designed template a numbering algorithm took place, this algorithm evaluates first four digits of the ID. The Algorithm distinguishes between 10811010. The first four digits correspond to the menu Id of the parent item. 1081 and 10 corresponds to the template ID and the second 10 corresponds to the numbering if templates for that particular screen. For example 1081 is parent ID for AP module in the menudetail.xml and 10 is used for AP and the second 10 is being used to distinguish that is not a custom designed item. This contributes to reduction of update and Create new by reducing these two methods into a one semi-automated algorithm which is able to distinguish that only custom designed items are eligible for POST operation and the rest will be a put operation.</w:t>
      </w:r>
    </w:p>
    <w:p w:rsidR="00B47D04" w:rsidRDefault="00B47D04" w:rsidP="00774FEC">
      <w:pPr>
        <w:pStyle w:val="BodyText2"/>
        <w:ind w:left="0"/>
        <w:rPr>
          <w:sz w:val="24"/>
          <w:szCs w:val="24"/>
        </w:rPr>
      </w:pPr>
    </w:p>
    <w:p w:rsidR="00B47D04" w:rsidRDefault="00B47D04" w:rsidP="00B47D04">
      <w:pPr>
        <w:pStyle w:val="Heading1"/>
      </w:pPr>
      <w:r>
        <w:t xml:space="preserve">Overview of SVG Editor: </w:t>
      </w:r>
    </w:p>
    <w:p w:rsidR="00B47D04" w:rsidRDefault="00B47D04" w:rsidP="00B47D04">
      <w:pPr>
        <w:pStyle w:val="BodyText"/>
      </w:pPr>
      <w:r>
        <w:t xml:space="preserve">SVG editor provides a powerful tool for drawing propose. This tool takes advantage of standard html tags. In particular it has been focused on svg object. </w:t>
      </w:r>
    </w:p>
    <w:p w:rsidR="00B47D04" w:rsidRDefault="00B47D04" w:rsidP="00B47D04">
      <w:pPr>
        <w:pStyle w:val="BodyText"/>
      </w:pPr>
    </w:p>
    <w:p w:rsidR="00B47D04" w:rsidRDefault="00BC3608" w:rsidP="00B47D04">
      <w:pPr>
        <w:pStyle w:val="BodyText"/>
      </w:pPr>
      <w:r>
        <w:t>F</w:t>
      </w:r>
      <w:r w:rsidR="00B47D04">
        <w:t xml:space="preserve">undamental features </w:t>
      </w:r>
      <w:r>
        <w:t>which were studied in this POC are listed as following:</w:t>
      </w:r>
      <w:r w:rsidR="00B47D04">
        <w:t xml:space="preserve"> </w:t>
      </w:r>
    </w:p>
    <w:p w:rsidR="000B4707" w:rsidRDefault="00BC3608" w:rsidP="00D1318E">
      <w:pPr>
        <w:pStyle w:val="Heading2"/>
      </w:pPr>
      <w:r>
        <w:t xml:space="preserve">Loading svg editor: </w:t>
      </w:r>
    </w:p>
    <w:p w:rsidR="00B47D04" w:rsidRDefault="00D1318E" w:rsidP="000B4707">
      <w:pPr>
        <w:pStyle w:val="BodyText"/>
        <w:ind w:left="1080"/>
      </w:pPr>
      <w:r>
        <w:t>T</w:t>
      </w:r>
      <w:r w:rsidR="00BC3608">
        <w:t xml:space="preserve">he tool uses asynchronous </w:t>
      </w:r>
      <w:r>
        <w:t>JavaScript</w:t>
      </w:r>
      <w:r w:rsidR="00BC3608">
        <w:t xml:space="preserve"> and xml calls to revive the internal dependencies. One main reason for using iframe is to ensure that modules are loaded properly. </w:t>
      </w:r>
    </w:p>
    <w:p w:rsidR="000B4707" w:rsidRDefault="00BC3608" w:rsidP="00D1318E">
      <w:pPr>
        <w:pStyle w:val="Heading2"/>
      </w:pPr>
      <w:r>
        <w:t xml:space="preserve">Interaction to Controllers: </w:t>
      </w:r>
    </w:p>
    <w:p w:rsidR="00BC3608" w:rsidRDefault="00BC3608" w:rsidP="000B4707">
      <w:pPr>
        <w:pStyle w:val="BodyText"/>
        <w:ind w:left="1080"/>
      </w:pPr>
      <w:r>
        <w:t xml:space="preserve">Across this implementation, many asynchronous calls such as Post, Delete, Put and Get calls have been implemented to accommodate </w:t>
      </w:r>
      <w:r w:rsidR="00300CE7">
        <w:t>movement</w:t>
      </w:r>
      <w:r>
        <w:t xml:space="preserve"> of data from the storage layer to svg canvas. For example: the </w:t>
      </w:r>
      <w:r w:rsidR="00300CE7">
        <w:t>following</w:t>
      </w:r>
      <w:r>
        <w:t xml:space="preserve"> code ensures successful opening of SVG editor and upon this success, the svg data will be loaded to </w:t>
      </w:r>
      <w:proofErr w:type="spellStart"/>
      <w:r>
        <w:t>canavs</w:t>
      </w:r>
      <w:proofErr w:type="spellEnd"/>
      <w:r>
        <w:t xml:space="preserve">. </w:t>
      </w:r>
    </w:p>
    <w:p w:rsidR="00BC3608" w:rsidRDefault="00BC3608" w:rsidP="00BC3608">
      <w:pPr>
        <w:pStyle w:val="BodyText"/>
        <w:ind w:left="1080"/>
      </w:pPr>
    </w:p>
    <w:p w:rsidR="00B47D04" w:rsidRDefault="00300CE7" w:rsidP="00300CE7">
      <w:pPr>
        <w:pStyle w:val="BodyText2"/>
        <w:ind w:left="0"/>
        <w:jc w:val="center"/>
        <w:rPr>
          <w:sz w:val="24"/>
          <w:szCs w:val="24"/>
        </w:rPr>
      </w:pPr>
      <w:r>
        <w:rPr>
          <w:noProof/>
        </w:rPr>
        <w:lastRenderedPageBreak/>
        <w:drawing>
          <wp:inline distT="0" distB="0" distL="0" distR="0" wp14:anchorId="11AFBFD0" wp14:editId="1E5E4B1B">
            <wp:extent cx="3259131" cy="1050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693" t="48024" r="17531" b="43524"/>
                    <a:stretch/>
                  </pic:blipFill>
                  <pic:spPr bwMode="auto">
                    <a:xfrm>
                      <a:off x="0" y="0"/>
                      <a:ext cx="3314995" cy="1068980"/>
                    </a:xfrm>
                    <a:prstGeom prst="rect">
                      <a:avLst/>
                    </a:prstGeom>
                    <a:ln>
                      <a:noFill/>
                    </a:ln>
                    <a:extLst>
                      <a:ext uri="{53640926-AAD7-44D8-BBD7-CCE9431645EC}">
                        <a14:shadowObscured xmlns:a14="http://schemas.microsoft.com/office/drawing/2010/main"/>
                      </a:ext>
                    </a:extLst>
                  </pic:spPr>
                </pic:pic>
              </a:graphicData>
            </a:graphic>
          </wp:inline>
        </w:drawing>
      </w:r>
    </w:p>
    <w:p w:rsidR="00300CE7" w:rsidRDefault="00300CE7" w:rsidP="00300CE7">
      <w:pPr>
        <w:pStyle w:val="BodyText2"/>
        <w:ind w:left="0"/>
        <w:jc w:val="center"/>
        <w:rPr>
          <w:sz w:val="24"/>
          <w:szCs w:val="24"/>
        </w:rPr>
      </w:pPr>
      <w:r>
        <w:rPr>
          <w:sz w:val="24"/>
          <w:szCs w:val="24"/>
        </w:rPr>
        <w:t xml:space="preserve">Figure 4:  </w:t>
      </w:r>
    </w:p>
    <w:p w:rsidR="000B4707" w:rsidRDefault="00300CE7" w:rsidP="00D1318E">
      <w:pPr>
        <w:pStyle w:val="Heading2"/>
      </w:pPr>
      <w:r>
        <w:t xml:space="preserve">Privilege acquisition: </w:t>
      </w:r>
    </w:p>
    <w:p w:rsidR="00300CE7" w:rsidRDefault="00D1318E" w:rsidP="00D1318E">
      <w:pPr>
        <w:pStyle w:val="BodyText2"/>
        <w:rPr>
          <w:sz w:val="24"/>
          <w:szCs w:val="24"/>
        </w:rPr>
      </w:pPr>
      <w:r>
        <w:rPr>
          <w:sz w:val="24"/>
          <w:szCs w:val="24"/>
        </w:rPr>
        <w:t>Another</w:t>
      </w:r>
      <w:r w:rsidR="00300CE7">
        <w:rPr>
          <w:sz w:val="24"/>
          <w:szCs w:val="24"/>
        </w:rPr>
        <w:t xml:space="preserve"> set of functionality, was also implemented to accommodate the user access privilege. During POC, one attribute was added to the data model, </w:t>
      </w:r>
      <w:r w:rsidR="005939D3">
        <w:rPr>
          <w:sz w:val="24"/>
          <w:szCs w:val="24"/>
        </w:rPr>
        <w:t xml:space="preserve">to embed the user </w:t>
      </w:r>
      <w:r w:rsidR="00300CE7">
        <w:rPr>
          <w:sz w:val="24"/>
          <w:szCs w:val="24"/>
        </w:rPr>
        <w:t>Privilege</w:t>
      </w:r>
      <w:r w:rsidR="005939D3">
        <w:rPr>
          <w:sz w:val="24"/>
          <w:szCs w:val="24"/>
        </w:rPr>
        <w:t xml:space="preserve"> to access a flow. Inspired by current implementation of home page, I used a tag holder within </w:t>
      </w:r>
      <w:proofErr w:type="spellStart"/>
      <w:r w:rsidR="005939D3">
        <w:rPr>
          <w:sz w:val="24"/>
          <w:szCs w:val="24"/>
        </w:rPr>
        <w:t>cs</w:t>
      </w:r>
      <w:proofErr w:type="spellEnd"/>
      <w:r w:rsidR="005939D3">
        <w:rPr>
          <w:sz w:val="24"/>
          <w:szCs w:val="24"/>
        </w:rPr>
        <w:t xml:space="preserve"> html. This html tag is being update by a Data model retrieved from the controller. </w:t>
      </w:r>
      <w:r w:rsidR="00300CE7">
        <w:rPr>
          <w:sz w:val="24"/>
          <w:szCs w:val="24"/>
        </w:rPr>
        <w:t xml:space="preserve"> </w:t>
      </w:r>
    </w:p>
    <w:p w:rsidR="00300CE7" w:rsidRDefault="00300CE7" w:rsidP="00300CE7">
      <w:pPr>
        <w:pStyle w:val="BodyText2"/>
        <w:ind w:left="1080"/>
        <w:rPr>
          <w:sz w:val="24"/>
          <w:szCs w:val="24"/>
        </w:rPr>
      </w:pPr>
    </w:p>
    <w:p w:rsidR="00300CE7" w:rsidRDefault="00300CE7" w:rsidP="00300CE7">
      <w:pPr>
        <w:pStyle w:val="BodyText2"/>
        <w:ind w:left="1080"/>
        <w:jc w:val="center"/>
        <w:rPr>
          <w:sz w:val="24"/>
          <w:szCs w:val="24"/>
        </w:rPr>
      </w:pPr>
      <w:r>
        <w:rPr>
          <w:noProof/>
        </w:rPr>
        <w:drawing>
          <wp:inline distT="0" distB="0" distL="0" distR="0" wp14:anchorId="22741BA9" wp14:editId="5B55D57F">
            <wp:extent cx="3463105" cy="83721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8" t="41099" r="23915" b="54853"/>
                    <a:stretch/>
                  </pic:blipFill>
                  <pic:spPr bwMode="auto">
                    <a:xfrm>
                      <a:off x="0" y="0"/>
                      <a:ext cx="3586885" cy="867135"/>
                    </a:xfrm>
                    <a:prstGeom prst="rect">
                      <a:avLst/>
                    </a:prstGeom>
                    <a:ln>
                      <a:noFill/>
                    </a:ln>
                    <a:extLst>
                      <a:ext uri="{53640926-AAD7-44D8-BBD7-CCE9431645EC}">
                        <a14:shadowObscured xmlns:a14="http://schemas.microsoft.com/office/drawing/2010/main"/>
                      </a:ext>
                    </a:extLst>
                  </pic:spPr>
                </pic:pic>
              </a:graphicData>
            </a:graphic>
          </wp:inline>
        </w:drawing>
      </w:r>
      <w:r w:rsidRPr="00300CE7">
        <w:rPr>
          <w:noProof/>
        </w:rPr>
        <w:t xml:space="preserve"> </w:t>
      </w:r>
      <w:r>
        <w:rPr>
          <w:noProof/>
        </w:rPr>
        <w:drawing>
          <wp:inline distT="0" distB="0" distL="0" distR="0" wp14:anchorId="06EC3E56" wp14:editId="30200A83">
            <wp:extent cx="3463771" cy="2107870"/>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126" t="55983" r="12549" b="23741"/>
                    <a:stretch/>
                  </pic:blipFill>
                  <pic:spPr bwMode="auto">
                    <a:xfrm>
                      <a:off x="0" y="0"/>
                      <a:ext cx="3505775" cy="2133432"/>
                    </a:xfrm>
                    <a:prstGeom prst="rect">
                      <a:avLst/>
                    </a:prstGeom>
                    <a:ln>
                      <a:noFill/>
                    </a:ln>
                    <a:extLst>
                      <a:ext uri="{53640926-AAD7-44D8-BBD7-CCE9431645EC}">
                        <a14:shadowObscured xmlns:a14="http://schemas.microsoft.com/office/drawing/2010/main"/>
                      </a:ext>
                    </a:extLst>
                  </pic:spPr>
                </pic:pic>
              </a:graphicData>
            </a:graphic>
          </wp:inline>
        </w:drawing>
      </w:r>
    </w:p>
    <w:p w:rsidR="00300CE7" w:rsidRDefault="00300CE7" w:rsidP="00300CE7">
      <w:pPr>
        <w:pStyle w:val="BodyText2"/>
        <w:ind w:left="1080"/>
        <w:jc w:val="center"/>
        <w:rPr>
          <w:sz w:val="24"/>
          <w:szCs w:val="24"/>
        </w:rPr>
      </w:pPr>
      <w:r>
        <w:rPr>
          <w:sz w:val="24"/>
          <w:szCs w:val="24"/>
        </w:rPr>
        <w:t>Figure 5:</w:t>
      </w:r>
    </w:p>
    <w:p w:rsidR="000B4707" w:rsidRDefault="003B21DE" w:rsidP="00D1318E">
      <w:pPr>
        <w:pStyle w:val="Heading2"/>
      </w:pPr>
      <w:r>
        <w:t xml:space="preserve">URL builders: </w:t>
      </w:r>
    </w:p>
    <w:p w:rsidR="00300CE7" w:rsidRDefault="003B21DE" w:rsidP="000B4707">
      <w:pPr>
        <w:pStyle w:val="BodyText2"/>
        <w:ind w:left="1080"/>
        <w:rPr>
          <w:sz w:val="24"/>
          <w:szCs w:val="24"/>
        </w:rPr>
      </w:pPr>
      <w:r>
        <w:rPr>
          <w:sz w:val="24"/>
          <w:szCs w:val="24"/>
        </w:rPr>
        <w:t xml:space="preserve">Since asynchronous calls have been used as primary tool to transfer data bisectionally between a controller and a view, there was a need to accommodate a </w:t>
      </w:r>
      <w:proofErr w:type="spellStart"/>
      <w:proofErr w:type="gramStart"/>
      <w:r>
        <w:rPr>
          <w:sz w:val="24"/>
          <w:szCs w:val="24"/>
        </w:rPr>
        <w:t>url</w:t>
      </w:r>
      <w:proofErr w:type="spellEnd"/>
      <w:proofErr w:type="gramEnd"/>
      <w:r>
        <w:rPr>
          <w:sz w:val="24"/>
          <w:szCs w:val="24"/>
        </w:rPr>
        <w:t xml:space="preserve"> builder. In addition to the </w:t>
      </w:r>
      <w:proofErr w:type="spellStart"/>
      <w:proofErr w:type="gramStart"/>
      <w:r>
        <w:rPr>
          <w:sz w:val="24"/>
          <w:szCs w:val="24"/>
        </w:rPr>
        <w:t>url</w:t>
      </w:r>
      <w:proofErr w:type="spellEnd"/>
      <w:proofErr w:type="gramEnd"/>
      <w:r>
        <w:rPr>
          <w:sz w:val="24"/>
          <w:szCs w:val="24"/>
        </w:rPr>
        <w:t xml:space="preserve"> builder, </w:t>
      </w:r>
      <w:proofErr w:type="spellStart"/>
      <w:r>
        <w:rPr>
          <w:sz w:val="24"/>
          <w:szCs w:val="24"/>
        </w:rPr>
        <w:t>an other</w:t>
      </w:r>
      <w:proofErr w:type="spellEnd"/>
      <w:r>
        <w:rPr>
          <w:sz w:val="24"/>
          <w:szCs w:val="24"/>
        </w:rPr>
        <w:t xml:space="preserve"> set of functions were also implemented to perform the actual </w:t>
      </w:r>
      <w:proofErr w:type="spellStart"/>
      <w:r>
        <w:rPr>
          <w:sz w:val="24"/>
          <w:szCs w:val="24"/>
        </w:rPr>
        <w:t>ajax</w:t>
      </w:r>
      <w:proofErr w:type="spellEnd"/>
      <w:r>
        <w:rPr>
          <w:sz w:val="24"/>
          <w:szCs w:val="24"/>
        </w:rPr>
        <w:t xml:space="preserve"> call and retrieve the data model back to the associated call. Next two figures demonstrate this implementation. </w:t>
      </w:r>
    </w:p>
    <w:p w:rsidR="003B21DE" w:rsidRDefault="003B21DE" w:rsidP="003B21DE">
      <w:pPr>
        <w:pStyle w:val="BodyText2"/>
        <w:ind w:left="1080"/>
        <w:rPr>
          <w:sz w:val="24"/>
          <w:szCs w:val="24"/>
        </w:rPr>
      </w:pPr>
    </w:p>
    <w:p w:rsidR="003B21DE" w:rsidRDefault="003B21DE" w:rsidP="00744534">
      <w:pPr>
        <w:pStyle w:val="BodyText2"/>
        <w:ind w:left="1080"/>
        <w:jc w:val="center"/>
        <w:rPr>
          <w:noProof/>
        </w:rPr>
      </w:pPr>
      <w:r>
        <w:rPr>
          <w:noProof/>
        </w:rPr>
        <w:lastRenderedPageBreak/>
        <w:drawing>
          <wp:inline distT="0" distB="0" distL="0" distR="0" wp14:anchorId="6B8B7D73" wp14:editId="6158A14E">
            <wp:extent cx="3950898" cy="27525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126" t="40592" r="641" b="23233"/>
                    <a:stretch/>
                  </pic:blipFill>
                  <pic:spPr bwMode="auto">
                    <a:xfrm>
                      <a:off x="0" y="0"/>
                      <a:ext cx="3955030" cy="2755425"/>
                    </a:xfrm>
                    <a:prstGeom prst="rect">
                      <a:avLst/>
                    </a:prstGeom>
                    <a:ln>
                      <a:noFill/>
                    </a:ln>
                    <a:extLst>
                      <a:ext uri="{53640926-AAD7-44D8-BBD7-CCE9431645EC}">
                        <a14:shadowObscured xmlns:a14="http://schemas.microsoft.com/office/drawing/2010/main"/>
                      </a:ext>
                    </a:extLst>
                  </pic:spPr>
                </pic:pic>
              </a:graphicData>
            </a:graphic>
          </wp:inline>
        </w:drawing>
      </w:r>
    </w:p>
    <w:p w:rsidR="003B21DE" w:rsidRDefault="003B21DE" w:rsidP="00744534">
      <w:pPr>
        <w:pStyle w:val="BodyText2"/>
        <w:ind w:left="1080"/>
        <w:jc w:val="center"/>
        <w:rPr>
          <w:noProof/>
        </w:rPr>
      </w:pPr>
      <w:r>
        <w:rPr>
          <w:noProof/>
        </w:rPr>
        <w:t>Figure 6: Demosterating the url builders</w:t>
      </w:r>
    </w:p>
    <w:p w:rsidR="003B21DE" w:rsidRDefault="003B21DE" w:rsidP="00744534">
      <w:pPr>
        <w:pStyle w:val="BodyText2"/>
        <w:ind w:left="1080"/>
        <w:jc w:val="center"/>
        <w:rPr>
          <w:noProof/>
        </w:rPr>
      </w:pPr>
      <w:r>
        <w:rPr>
          <w:noProof/>
        </w:rPr>
        <w:lastRenderedPageBreak/>
        <w:drawing>
          <wp:inline distT="0" distB="0" distL="0" distR="0" wp14:anchorId="20312958" wp14:editId="190BE00D">
            <wp:extent cx="3873260" cy="76232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127" t="10486" r="9625" b="14948"/>
                    <a:stretch/>
                  </pic:blipFill>
                  <pic:spPr bwMode="auto">
                    <a:xfrm>
                      <a:off x="0" y="0"/>
                      <a:ext cx="3889085" cy="7654392"/>
                    </a:xfrm>
                    <a:prstGeom prst="rect">
                      <a:avLst/>
                    </a:prstGeom>
                    <a:ln>
                      <a:noFill/>
                    </a:ln>
                    <a:extLst>
                      <a:ext uri="{53640926-AAD7-44D8-BBD7-CCE9431645EC}">
                        <a14:shadowObscured xmlns:a14="http://schemas.microsoft.com/office/drawing/2010/main"/>
                      </a:ext>
                    </a:extLst>
                  </pic:spPr>
                </pic:pic>
              </a:graphicData>
            </a:graphic>
          </wp:inline>
        </w:drawing>
      </w:r>
    </w:p>
    <w:p w:rsidR="003B21DE" w:rsidRPr="003B21DE" w:rsidRDefault="003B21DE" w:rsidP="00744534">
      <w:pPr>
        <w:pStyle w:val="BodyText2"/>
        <w:ind w:left="1080"/>
        <w:jc w:val="center"/>
        <w:rPr>
          <w:noProof/>
        </w:rPr>
      </w:pPr>
      <w:r>
        <w:rPr>
          <w:noProof/>
        </w:rPr>
        <w:t>Figure 7: Demosteartes implementation of asyncronous calls</w:t>
      </w:r>
      <w:bookmarkEnd w:id="148"/>
    </w:p>
    <w:sectPr w:rsidR="003B21DE" w:rsidRPr="003B21DE" w:rsidSect="00FA0045">
      <w:type w:val="continuous"/>
      <w:pgSz w:w="12240" w:h="15840"/>
      <w:pgMar w:top="1440" w:right="1800" w:bottom="1440" w:left="1800" w:header="720" w:footer="27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22B" w:rsidRDefault="0069522B">
      <w:r>
        <w:separator/>
      </w:r>
    </w:p>
  </w:endnote>
  <w:endnote w:type="continuationSeparator" w:id="0">
    <w:p w:rsidR="0069522B" w:rsidRDefault="00695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723" w:type="pct"/>
      <w:tblInd w:w="-1593" w:type="dxa"/>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3"/>
      <w:gridCol w:w="10644"/>
    </w:tblGrid>
    <w:tr w:rsidR="00E64B1D" w:rsidTr="00FB2C12">
      <w:tc>
        <w:tcPr>
          <w:tcW w:w="992" w:type="dxa"/>
        </w:tcPr>
        <w:p w:rsidR="00E64B1D" w:rsidRDefault="00E64B1D" w:rsidP="00FB2C12">
          <w:pPr>
            <w:pStyle w:val="Footer"/>
            <w:jc w:val="right"/>
            <w:rPr>
              <w:b/>
              <w:color w:val="4F81BD" w:themeColor="accent1"/>
              <w:sz w:val="32"/>
              <w:szCs w:val="32"/>
            </w:rPr>
          </w:pPr>
        </w:p>
      </w:tc>
      <w:tc>
        <w:tcPr>
          <w:tcW w:w="10915" w:type="dxa"/>
        </w:tcPr>
        <w:p w:rsidR="00E64B1D" w:rsidRDefault="00E64B1D" w:rsidP="00FB2C12">
          <w:pPr>
            <w:pStyle w:val="Footer"/>
          </w:pPr>
        </w:p>
      </w:tc>
    </w:tr>
  </w:tbl>
  <w:p w:rsidR="00E64B1D" w:rsidRDefault="00E64B1D" w:rsidP="0000599F">
    <w:pPr>
      <w:pStyle w:val="Footer"/>
    </w:pPr>
  </w:p>
  <w:p w:rsidR="00E64B1D" w:rsidRDefault="00E64B1D">
    <w:pPr>
      <w:pStyle w:val="Footer"/>
    </w:pPr>
    <w:r>
      <w:rPr>
        <w:noProof/>
      </w:rPr>
      <w:drawing>
        <wp:anchor distT="0" distB="0" distL="114300" distR="114300" simplePos="0" relativeHeight="251658240" behindDoc="0" locked="0" layoutInCell="1" allowOverlap="1" wp14:anchorId="62825B78" wp14:editId="3DFBF777">
          <wp:simplePos x="0" y="0"/>
          <wp:positionH relativeFrom="column">
            <wp:posOffset>5467350</wp:posOffset>
          </wp:positionH>
          <wp:positionV relativeFrom="paragraph">
            <wp:posOffset>-72390</wp:posOffset>
          </wp:positionV>
          <wp:extent cx="990600" cy="419100"/>
          <wp:effectExtent l="19050" t="0" r="0" b="0"/>
          <wp:wrapSquare wrapText="bothSides"/>
          <wp:docPr id="22" name="Picture 5" descr="logo_SAGE_pms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SAGE_pms335"/>
                  <pic:cNvPicPr>
                    <a:picLocks noChangeAspect="1" noChangeArrowheads="1"/>
                  </pic:cNvPicPr>
                </pic:nvPicPr>
                <pic:blipFill>
                  <a:blip r:embed="rId1"/>
                  <a:srcRect/>
                  <a:stretch>
                    <a:fillRect/>
                  </a:stretch>
                </pic:blipFill>
                <pic:spPr bwMode="auto">
                  <a:xfrm>
                    <a:off x="0" y="0"/>
                    <a:ext cx="990600" cy="419100"/>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723" w:type="pct"/>
      <w:tblInd w:w="-1593" w:type="dxa"/>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6"/>
      <w:gridCol w:w="10641"/>
    </w:tblGrid>
    <w:tr w:rsidR="00E64B1D" w:rsidTr="00FB2C12">
      <w:tc>
        <w:tcPr>
          <w:tcW w:w="992" w:type="dxa"/>
        </w:tcPr>
        <w:p w:rsidR="00E64B1D" w:rsidRDefault="00E64B1D" w:rsidP="00FB2C12">
          <w:pPr>
            <w:pStyle w:val="Footer"/>
            <w:jc w:val="right"/>
            <w:rPr>
              <w:b/>
              <w:color w:val="4F81BD" w:themeColor="accent1"/>
              <w:sz w:val="32"/>
              <w:szCs w:val="32"/>
            </w:rPr>
          </w:pPr>
          <w:r>
            <w:fldChar w:fldCharType="begin"/>
          </w:r>
          <w:r>
            <w:instrText xml:space="preserve"> PAGE   \* MERGEFORMAT </w:instrText>
          </w:r>
          <w:r>
            <w:fldChar w:fldCharType="separate"/>
          </w:r>
          <w:r w:rsidR="00D1318E" w:rsidRPr="00D1318E">
            <w:rPr>
              <w:b/>
              <w:noProof/>
              <w:color w:val="4F81BD" w:themeColor="accent1"/>
              <w:sz w:val="32"/>
              <w:szCs w:val="32"/>
            </w:rPr>
            <w:t>1</w:t>
          </w:r>
          <w:r>
            <w:rPr>
              <w:b/>
              <w:noProof/>
              <w:color w:val="4F81BD" w:themeColor="accent1"/>
              <w:sz w:val="32"/>
              <w:szCs w:val="32"/>
            </w:rPr>
            <w:fldChar w:fldCharType="end"/>
          </w:r>
        </w:p>
      </w:tc>
      <w:tc>
        <w:tcPr>
          <w:tcW w:w="10915" w:type="dxa"/>
        </w:tcPr>
        <w:p w:rsidR="00E64B1D" w:rsidRDefault="00E64B1D" w:rsidP="00FB2C12">
          <w:pPr>
            <w:pStyle w:val="Footer"/>
          </w:pPr>
        </w:p>
      </w:tc>
    </w:tr>
  </w:tbl>
  <w:p w:rsidR="00E64B1D" w:rsidRDefault="00E64B1D" w:rsidP="00D229B3">
    <w:pPr>
      <w:pStyle w:val="Footer"/>
    </w:pPr>
  </w:p>
  <w:p w:rsidR="00E64B1D" w:rsidRDefault="00E64B1D">
    <w:pPr>
      <w:pStyle w:val="Footer"/>
    </w:pPr>
    <w:r w:rsidRPr="00500D54">
      <w:rPr>
        <w:noProof/>
      </w:rPr>
      <w:drawing>
        <wp:anchor distT="0" distB="0" distL="114300" distR="114300" simplePos="0" relativeHeight="251660288" behindDoc="0" locked="0" layoutInCell="1" allowOverlap="1" wp14:anchorId="06516727" wp14:editId="7BEEEB40">
          <wp:simplePos x="0" y="0"/>
          <wp:positionH relativeFrom="column">
            <wp:posOffset>5486400</wp:posOffset>
          </wp:positionH>
          <wp:positionV relativeFrom="paragraph">
            <wp:posOffset>3810</wp:posOffset>
          </wp:positionV>
          <wp:extent cx="990600" cy="419100"/>
          <wp:effectExtent l="19050" t="0" r="0" b="0"/>
          <wp:wrapSquare wrapText="bothSides"/>
          <wp:docPr id="23" name="Picture 5" descr="logo_SAGE_pms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SAGE_pms335"/>
                  <pic:cNvPicPr>
                    <a:picLocks noChangeAspect="1" noChangeArrowheads="1"/>
                  </pic:cNvPicPr>
                </pic:nvPicPr>
                <pic:blipFill>
                  <a:blip r:embed="rId1"/>
                  <a:srcRect/>
                  <a:stretch>
                    <a:fillRect/>
                  </a:stretch>
                </pic:blipFill>
                <pic:spPr bwMode="auto">
                  <a:xfrm>
                    <a:off x="0" y="0"/>
                    <a:ext cx="990600" cy="4191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22B" w:rsidRDefault="0069522B">
      <w:r>
        <w:separator/>
      </w:r>
    </w:p>
  </w:footnote>
  <w:footnote w:type="continuationSeparator" w:id="0">
    <w:p w:rsidR="0069522B" w:rsidRDefault="006952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B1D" w:rsidRDefault="00E64B1D" w:rsidP="00B82BBA">
    <w:pPr>
      <w:pStyle w:val="Header"/>
      <w:tabs>
        <w:tab w:val="clear" w:pos="4320"/>
        <w:tab w:val="clear" w:pos="8640"/>
        <w:tab w:val="left" w:pos="885"/>
      </w:tabs>
    </w:pPr>
    <w:r>
      <w:rPr>
        <w:noProof/>
        <w:szCs w:val="20"/>
      </w:rPr>
      <w:drawing>
        <wp:anchor distT="0" distB="0" distL="114300" distR="114300" simplePos="0" relativeHeight="251656192" behindDoc="1" locked="0" layoutInCell="1" allowOverlap="1" wp14:anchorId="5317C7BE" wp14:editId="5256AEF2">
          <wp:simplePos x="0" y="0"/>
          <wp:positionH relativeFrom="column">
            <wp:posOffset>4634230</wp:posOffset>
          </wp:positionH>
          <wp:positionV relativeFrom="paragraph">
            <wp:posOffset>-457200</wp:posOffset>
          </wp:positionV>
          <wp:extent cx="1995170" cy="2517140"/>
          <wp:effectExtent l="19050" t="0" r="5080" b="0"/>
          <wp:wrapNone/>
          <wp:docPr id="21" name="Picture 21" descr="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pic:cNvPicPr>
                    <a:picLocks noChangeAspect="1" noChangeArrowheads="1"/>
                  </pic:cNvPicPr>
                </pic:nvPicPr>
                <pic:blipFill>
                  <a:blip r:embed="rId1"/>
                  <a:srcRect/>
                  <a:stretch>
                    <a:fillRect/>
                  </a:stretch>
                </pic:blipFill>
                <pic:spPr bwMode="auto">
                  <a:xfrm>
                    <a:off x="0" y="0"/>
                    <a:ext cx="1995170" cy="2517140"/>
                  </a:xfrm>
                  <a:prstGeom prst="rect">
                    <a:avLst/>
                  </a:prstGeom>
                  <a:noFill/>
                  <a:ln w="9525">
                    <a:noFill/>
                    <a:miter lim="800000"/>
                    <a:headEnd/>
                    <a:tailEnd/>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B6B"/>
    <w:multiLevelType w:val="hybridMultilevel"/>
    <w:tmpl w:val="EAA6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7A20A1"/>
    <w:multiLevelType w:val="multilevel"/>
    <w:tmpl w:val="A99EB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3735FE"/>
    <w:multiLevelType w:val="hybridMultilevel"/>
    <w:tmpl w:val="8BE08E36"/>
    <w:lvl w:ilvl="0" w:tplc="AAA2A4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C494C53"/>
    <w:multiLevelType w:val="hybridMultilevel"/>
    <w:tmpl w:val="85AA5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EA84360"/>
    <w:multiLevelType w:val="multilevel"/>
    <w:tmpl w:val="D9B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CF5478"/>
    <w:multiLevelType w:val="hybridMultilevel"/>
    <w:tmpl w:val="76BA4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B9776A"/>
    <w:multiLevelType w:val="hybridMultilevel"/>
    <w:tmpl w:val="B95EC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B27C13"/>
    <w:multiLevelType w:val="hybridMultilevel"/>
    <w:tmpl w:val="B6264784"/>
    <w:lvl w:ilvl="0" w:tplc="E5849D52">
      <w:start w:val="1"/>
      <w:numFmt w:val="decimal"/>
      <w:lvlText w:val="%1."/>
      <w:lvlJc w:val="left"/>
      <w:pPr>
        <w:ind w:left="630" w:hanging="360"/>
      </w:pPr>
      <w:rPr>
        <w:color w:val="4BACC6" w:themeColor="accent5"/>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E69128E"/>
    <w:multiLevelType w:val="hybridMultilevel"/>
    <w:tmpl w:val="CE041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9A754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807A10"/>
    <w:multiLevelType w:val="hybridMultilevel"/>
    <w:tmpl w:val="9782DAF0"/>
    <w:lvl w:ilvl="0" w:tplc="BF2EE5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79F0B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7EA5A66"/>
    <w:multiLevelType w:val="hybridMultilevel"/>
    <w:tmpl w:val="C63A18A2"/>
    <w:lvl w:ilvl="0" w:tplc="C32029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0DD2DBB"/>
    <w:multiLevelType w:val="hybridMultilevel"/>
    <w:tmpl w:val="113A61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0A6910"/>
    <w:multiLevelType w:val="hybridMultilevel"/>
    <w:tmpl w:val="CBAE7D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79C55A07"/>
    <w:multiLevelType w:val="hybridMultilevel"/>
    <w:tmpl w:val="34702D94"/>
    <w:lvl w:ilvl="0" w:tplc="0409000F">
      <w:start w:val="1"/>
      <w:numFmt w:val="bullet"/>
      <w:pStyle w:val="GoodMorning"/>
      <w:lvlText w:val=""/>
      <w:lvlJc w:val="left"/>
      <w:pPr>
        <w:tabs>
          <w:tab w:val="num" w:pos="720"/>
        </w:tabs>
        <w:ind w:left="720" w:hanging="360"/>
      </w:pPr>
      <w:rPr>
        <w:rFonts w:ascii="Wingdings" w:hAnsi="Wingdings" w:hint="default"/>
        <w:color w:val="333399"/>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79F33C0A"/>
    <w:multiLevelType w:val="hybridMultilevel"/>
    <w:tmpl w:val="362E0A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
  </w:num>
  <w:num w:numId="3">
    <w:abstractNumId w:val="6"/>
  </w:num>
  <w:num w:numId="4">
    <w:abstractNumId w:val="5"/>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 w:numId="11">
    <w:abstractNumId w:val="16"/>
  </w:num>
  <w:num w:numId="12">
    <w:abstractNumId w:val="10"/>
  </w:num>
  <w:num w:numId="13">
    <w:abstractNumId w:val="7"/>
  </w:num>
  <w:num w:numId="14">
    <w:abstractNumId w:val="2"/>
  </w:num>
  <w:num w:numId="15">
    <w:abstractNumId w:val="11"/>
  </w:num>
  <w:num w:numId="16">
    <w:abstractNumId w:val="9"/>
  </w:num>
  <w:num w:numId="17">
    <w:abstractNumId w:val="13"/>
  </w:num>
  <w:num w:numId="18">
    <w:abstractNumId w:val="12"/>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an Davoudi Rad">
    <w15:presenceInfo w15:providerId="Windows Live" w15:userId="5c747a36c02ccc44"/>
  </w15:person>
  <w15:person w15:author="Microsoft account">
    <w15:presenceInfo w15:providerId="Windows Live" w15:userId="f14c00faebb8b7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07A"/>
    <w:rsid w:val="00000D2C"/>
    <w:rsid w:val="000030C5"/>
    <w:rsid w:val="00004CC8"/>
    <w:rsid w:val="0000599F"/>
    <w:rsid w:val="00007C34"/>
    <w:rsid w:val="00010433"/>
    <w:rsid w:val="00013439"/>
    <w:rsid w:val="000167F8"/>
    <w:rsid w:val="00021B32"/>
    <w:rsid w:val="0002291E"/>
    <w:rsid w:val="000245A0"/>
    <w:rsid w:val="000247FF"/>
    <w:rsid w:val="00025F37"/>
    <w:rsid w:val="0002720E"/>
    <w:rsid w:val="00027D59"/>
    <w:rsid w:val="00030C40"/>
    <w:rsid w:val="00033B5B"/>
    <w:rsid w:val="000341DE"/>
    <w:rsid w:val="0003421C"/>
    <w:rsid w:val="000359DF"/>
    <w:rsid w:val="00035CA2"/>
    <w:rsid w:val="000378DC"/>
    <w:rsid w:val="00041D02"/>
    <w:rsid w:val="00043672"/>
    <w:rsid w:val="00045A0D"/>
    <w:rsid w:val="00046A68"/>
    <w:rsid w:val="00047A50"/>
    <w:rsid w:val="000501A8"/>
    <w:rsid w:val="00050DBF"/>
    <w:rsid w:val="00050E99"/>
    <w:rsid w:val="0005108B"/>
    <w:rsid w:val="0005305A"/>
    <w:rsid w:val="00055D3C"/>
    <w:rsid w:val="00056A4D"/>
    <w:rsid w:val="00057AD3"/>
    <w:rsid w:val="000619F3"/>
    <w:rsid w:val="00064305"/>
    <w:rsid w:val="00066559"/>
    <w:rsid w:val="00070C5F"/>
    <w:rsid w:val="00073689"/>
    <w:rsid w:val="000750DB"/>
    <w:rsid w:val="00080D8A"/>
    <w:rsid w:val="00085927"/>
    <w:rsid w:val="0008608D"/>
    <w:rsid w:val="00086894"/>
    <w:rsid w:val="00087623"/>
    <w:rsid w:val="00087B6E"/>
    <w:rsid w:val="00087C6C"/>
    <w:rsid w:val="00092C9A"/>
    <w:rsid w:val="000941D3"/>
    <w:rsid w:val="000A0A22"/>
    <w:rsid w:val="000A155A"/>
    <w:rsid w:val="000A2E33"/>
    <w:rsid w:val="000B087A"/>
    <w:rsid w:val="000B3C23"/>
    <w:rsid w:val="000B4707"/>
    <w:rsid w:val="000B61AF"/>
    <w:rsid w:val="000B6200"/>
    <w:rsid w:val="000C01C4"/>
    <w:rsid w:val="000C365D"/>
    <w:rsid w:val="000C4EB7"/>
    <w:rsid w:val="000C6356"/>
    <w:rsid w:val="000C7A98"/>
    <w:rsid w:val="000C7CA6"/>
    <w:rsid w:val="000D29AF"/>
    <w:rsid w:val="000D52E2"/>
    <w:rsid w:val="000D7B34"/>
    <w:rsid w:val="000E1234"/>
    <w:rsid w:val="000E1D88"/>
    <w:rsid w:val="000E1E49"/>
    <w:rsid w:val="000E3595"/>
    <w:rsid w:val="000E541F"/>
    <w:rsid w:val="000E5E4F"/>
    <w:rsid w:val="000E5EDD"/>
    <w:rsid w:val="000F1FE9"/>
    <w:rsid w:val="000F7CDF"/>
    <w:rsid w:val="0010499D"/>
    <w:rsid w:val="00106D59"/>
    <w:rsid w:val="00106F26"/>
    <w:rsid w:val="001071C8"/>
    <w:rsid w:val="00107579"/>
    <w:rsid w:val="00107BB7"/>
    <w:rsid w:val="00112AD1"/>
    <w:rsid w:val="00125095"/>
    <w:rsid w:val="0012664E"/>
    <w:rsid w:val="0012750F"/>
    <w:rsid w:val="00130ECC"/>
    <w:rsid w:val="00131CFD"/>
    <w:rsid w:val="00132012"/>
    <w:rsid w:val="00132DAF"/>
    <w:rsid w:val="001340E5"/>
    <w:rsid w:val="00135390"/>
    <w:rsid w:val="00137778"/>
    <w:rsid w:val="00140462"/>
    <w:rsid w:val="00140A4B"/>
    <w:rsid w:val="00143220"/>
    <w:rsid w:val="00143F51"/>
    <w:rsid w:val="001520AB"/>
    <w:rsid w:val="00152C99"/>
    <w:rsid w:val="00154517"/>
    <w:rsid w:val="001548BB"/>
    <w:rsid w:val="00154D41"/>
    <w:rsid w:val="00154E17"/>
    <w:rsid w:val="00160714"/>
    <w:rsid w:val="001616A2"/>
    <w:rsid w:val="00166A5C"/>
    <w:rsid w:val="0017057B"/>
    <w:rsid w:val="0017112D"/>
    <w:rsid w:val="00171FF8"/>
    <w:rsid w:val="001724D5"/>
    <w:rsid w:val="001737A2"/>
    <w:rsid w:val="00174494"/>
    <w:rsid w:val="00175A1B"/>
    <w:rsid w:val="00177950"/>
    <w:rsid w:val="001812D6"/>
    <w:rsid w:val="00183652"/>
    <w:rsid w:val="00184653"/>
    <w:rsid w:val="00184683"/>
    <w:rsid w:val="0018627F"/>
    <w:rsid w:val="001868D9"/>
    <w:rsid w:val="00186A19"/>
    <w:rsid w:val="00187CF8"/>
    <w:rsid w:val="001903C1"/>
    <w:rsid w:val="00190919"/>
    <w:rsid w:val="001912B9"/>
    <w:rsid w:val="00196036"/>
    <w:rsid w:val="001960EC"/>
    <w:rsid w:val="001977F1"/>
    <w:rsid w:val="001A3013"/>
    <w:rsid w:val="001B108F"/>
    <w:rsid w:val="001B44C6"/>
    <w:rsid w:val="001B59D1"/>
    <w:rsid w:val="001B64C1"/>
    <w:rsid w:val="001B67F9"/>
    <w:rsid w:val="001B7E4D"/>
    <w:rsid w:val="001C0803"/>
    <w:rsid w:val="001C3748"/>
    <w:rsid w:val="001C6E1E"/>
    <w:rsid w:val="001C7B42"/>
    <w:rsid w:val="001D145F"/>
    <w:rsid w:val="001D14D0"/>
    <w:rsid w:val="001D22B7"/>
    <w:rsid w:val="001D26AB"/>
    <w:rsid w:val="001D3E88"/>
    <w:rsid w:val="001D59FF"/>
    <w:rsid w:val="001D741B"/>
    <w:rsid w:val="001E3240"/>
    <w:rsid w:val="001E689C"/>
    <w:rsid w:val="001E7A6B"/>
    <w:rsid w:val="001F03A4"/>
    <w:rsid w:val="001F1D7E"/>
    <w:rsid w:val="001F38FB"/>
    <w:rsid w:val="001F5551"/>
    <w:rsid w:val="001F726F"/>
    <w:rsid w:val="00200A37"/>
    <w:rsid w:val="00202A7C"/>
    <w:rsid w:val="00204400"/>
    <w:rsid w:val="002073CB"/>
    <w:rsid w:val="00210197"/>
    <w:rsid w:val="00210649"/>
    <w:rsid w:val="0021389A"/>
    <w:rsid w:val="00216A72"/>
    <w:rsid w:val="00216D40"/>
    <w:rsid w:val="00220C20"/>
    <w:rsid w:val="0022178A"/>
    <w:rsid w:val="00221E70"/>
    <w:rsid w:val="0022607D"/>
    <w:rsid w:val="00230D08"/>
    <w:rsid w:val="00230ED3"/>
    <w:rsid w:val="00232385"/>
    <w:rsid w:val="002333CF"/>
    <w:rsid w:val="00233BAC"/>
    <w:rsid w:val="00233F03"/>
    <w:rsid w:val="002340BC"/>
    <w:rsid w:val="002344AE"/>
    <w:rsid w:val="0023464D"/>
    <w:rsid w:val="002355A6"/>
    <w:rsid w:val="00242677"/>
    <w:rsid w:val="0024294D"/>
    <w:rsid w:val="00242C44"/>
    <w:rsid w:val="00244483"/>
    <w:rsid w:val="00244F14"/>
    <w:rsid w:val="002459B5"/>
    <w:rsid w:val="002463B9"/>
    <w:rsid w:val="002464BB"/>
    <w:rsid w:val="00246762"/>
    <w:rsid w:val="00246DC7"/>
    <w:rsid w:val="00246F81"/>
    <w:rsid w:val="0025052B"/>
    <w:rsid w:val="00251B4B"/>
    <w:rsid w:val="00254857"/>
    <w:rsid w:val="0025485F"/>
    <w:rsid w:val="00254F2E"/>
    <w:rsid w:val="002559E2"/>
    <w:rsid w:val="00260EBD"/>
    <w:rsid w:val="00261A68"/>
    <w:rsid w:val="002634CB"/>
    <w:rsid w:val="00263F2E"/>
    <w:rsid w:val="00266303"/>
    <w:rsid w:val="0026730C"/>
    <w:rsid w:val="00271353"/>
    <w:rsid w:val="002715D1"/>
    <w:rsid w:val="00271941"/>
    <w:rsid w:val="00273A9B"/>
    <w:rsid w:val="00276497"/>
    <w:rsid w:val="00276542"/>
    <w:rsid w:val="00276B7D"/>
    <w:rsid w:val="00280277"/>
    <w:rsid w:val="00285987"/>
    <w:rsid w:val="00286E60"/>
    <w:rsid w:val="00287D7F"/>
    <w:rsid w:val="00287DF4"/>
    <w:rsid w:val="0029075A"/>
    <w:rsid w:val="0029133A"/>
    <w:rsid w:val="00293F04"/>
    <w:rsid w:val="00295DD7"/>
    <w:rsid w:val="00296248"/>
    <w:rsid w:val="0029630F"/>
    <w:rsid w:val="00297F97"/>
    <w:rsid w:val="002A2049"/>
    <w:rsid w:val="002A4B9E"/>
    <w:rsid w:val="002B0102"/>
    <w:rsid w:val="002B73FD"/>
    <w:rsid w:val="002C1A19"/>
    <w:rsid w:val="002C7FF4"/>
    <w:rsid w:val="002D17DB"/>
    <w:rsid w:val="002D2BC6"/>
    <w:rsid w:val="002E3420"/>
    <w:rsid w:val="002E5180"/>
    <w:rsid w:val="002F07D3"/>
    <w:rsid w:val="002F0FFA"/>
    <w:rsid w:val="002F1E01"/>
    <w:rsid w:val="002F27F9"/>
    <w:rsid w:val="002F2A98"/>
    <w:rsid w:val="002F48A4"/>
    <w:rsid w:val="002F56F4"/>
    <w:rsid w:val="002F7E06"/>
    <w:rsid w:val="00300CE7"/>
    <w:rsid w:val="00302E98"/>
    <w:rsid w:val="00302EA1"/>
    <w:rsid w:val="00305186"/>
    <w:rsid w:val="0031123C"/>
    <w:rsid w:val="00311B9D"/>
    <w:rsid w:val="00311E36"/>
    <w:rsid w:val="00312274"/>
    <w:rsid w:val="003138B3"/>
    <w:rsid w:val="00316CF4"/>
    <w:rsid w:val="003175B2"/>
    <w:rsid w:val="00320349"/>
    <w:rsid w:val="00320EA8"/>
    <w:rsid w:val="00321094"/>
    <w:rsid w:val="0032344D"/>
    <w:rsid w:val="00325CF6"/>
    <w:rsid w:val="00327301"/>
    <w:rsid w:val="003278F2"/>
    <w:rsid w:val="00327FCE"/>
    <w:rsid w:val="0033197C"/>
    <w:rsid w:val="00331C75"/>
    <w:rsid w:val="00333190"/>
    <w:rsid w:val="00336110"/>
    <w:rsid w:val="0034067A"/>
    <w:rsid w:val="00340795"/>
    <w:rsid w:val="0034099F"/>
    <w:rsid w:val="00343D01"/>
    <w:rsid w:val="003453A8"/>
    <w:rsid w:val="00345B7E"/>
    <w:rsid w:val="00347FDB"/>
    <w:rsid w:val="0035386A"/>
    <w:rsid w:val="00353B43"/>
    <w:rsid w:val="003543B0"/>
    <w:rsid w:val="00354F3F"/>
    <w:rsid w:val="00354F43"/>
    <w:rsid w:val="00356F53"/>
    <w:rsid w:val="00360A0F"/>
    <w:rsid w:val="00360E02"/>
    <w:rsid w:val="00366E95"/>
    <w:rsid w:val="00367D3B"/>
    <w:rsid w:val="00375131"/>
    <w:rsid w:val="00377117"/>
    <w:rsid w:val="003857CF"/>
    <w:rsid w:val="0038789C"/>
    <w:rsid w:val="0039002F"/>
    <w:rsid w:val="0039014F"/>
    <w:rsid w:val="003924E3"/>
    <w:rsid w:val="00394D36"/>
    <w:rsid w:val="003A10DA"/>
    <w:rsid w:val="003A355C"/>
    <w:rsid w:val="003A58CC"/>
    <w:rsid w:val="003A67CC"/>
    <w:rsid w:val="003B0E26"/>
    <w:rsid w:val="003B135D"/>
    <w:rsid w:val="003B15EB"/>
    <w:rsid w:val="003B21DE"/>
    <w:rsid w:val="003B28BE"/>
    <w:rsid w:val="003B31B1"/>
    <w:rsid w:val="003C03EA"/>
    <w:rsid w:val="003C1944"/>
    <w:rsid w:val="003C31BD"/>
    <w:rsid w:val="003C4819"/>
    <w:rsid w:val="003C4F6C"/>
    <w:rsid w:val="003C5084"/>
    <w:rsid w:val="003C5922"/>
    <w:rsid w:val="003D0165"/>
    <w:rsid w:val="003D0FE5"/>
    <w:rsid w:val="003D2975"/>
    <w:rsid w:val="003D3C20"/>
    <w:rsid w:val="003D3E75"/>
    <w:rsid w:val="003D45D2"/>
    <w:rsid w:val="003D46CA"/>
    <w:rsid w:val="003D5908"/>
    <w:rsid w:val="003D6731"/>
    <w:rsid w:val="003E0A5F"/>
    <w:rsid w:val="003E28F9"/>
    <w:rsid w:val="003E2DAF"/>
    <w:rsid w:val="003E5014"/>
    <w:rsid w:val="003E65FA"/>
    <w:rsid w:val="003E7756"/>
    <w:rsid w:val="003F07DF"/>
    <w:rsid w:val="003F07E5"/>
    <w:rsid w:val="003F54DF"/>
    <w:rsid w:val="003F5ACE"/>
    <w:rsid w:val="00401018"/>
    <w:rsid w:val="00402EF8"/>
    <w:rsid w:val="0040412A"/>
    <w:rsid w:val="004058D2"/>
    <w:rsid w:val="00406B5E"/>
    <w:rsid w:val="004074A3"/>
    <w:rsid w:val="00407B1A"/>
    <w:rsid w:val="00407E4A"/>
    <w:rsid w:val="00410A96"/>
    <w:rsid w:val="00410EE7"/>
    <w:rsid w:val="00413D1B"/>
    <w:rsid w:val="0042000A"/>
    <w:rsid w:val="00423765"/>
    <w:rsid w:val="00424519"/>
    <w:rsid w:val="004260C1"/>
    <w:rsid w:val="0042643A"/>
    <w:rsid w:val="004265DB"/>
    <w:rsid w:val="00427CE4"/>
    <w:rsid w:val="0043013B"/>
    <w:rsid w:val="00434EF1"/>
    <w:rsid w:val="004379E5"/>
    <w:rsid w:val="00440288"/>
    <w:rsid w:val="00441038"/>
    <w:rsid w:val="00441FCA"/>
    <w:rsid w:val="00444505"/>
    <w:rsid w:val="0044744B"/>
    <w:rsid w:val="00447C93"/>
    <w:rsid w:val="00450E37"/>
    <w:rsid w:val="004514EC"/>
    <w:rsid w:val="00452C9C"/>
    <w:rsid w:val="00456479"/>
    <w:rsid w:val="00457ED3"/>
    <w:rsid w:val="004610B1"/>
    <w:rsid w:val="00462663"/>
    <w:rsid w:val="00462DBE"/>
    <w:rsid w:val="00463782"/>
    <w:rsid w:val="00467A12"/>
    <w:rsid w:val="00467F8A"/>
    <w:rsid w:val="00471C76"/>
    <w:rsid w:val="0047259B"/>
    <w:rsid w:val="00477F43"/>
    <w:rsid w:val="004800D6"/>
    <w:rsid w:val="0048387C"/>
    <w:rsid w:val="00486134"/>
    <w:rsid w:val="0048734D"/>
    <w:rsid w:val="00492A2D"/>
    <w:rsid w:val="00493070"/>
    <w:rsid w:val="0049362B"/>
    <w:rsid w:val="004971CA"/>
    <w:rsid w:val="0049726D"/>
    <w:rsid w:val="00497B5B"/>
    <w:rsid w:val="004A0B41"/>
    <w:rsid w:val="004A24B1"/>
    <w:rsid w:val="004A2F64"/>
    <w:rsid w:val="004A33A7"/>
    <w:rsid w:val="004A49E4"/>
    <w:rsid w:val="004A4D0C"/>
    <w:rsid w:val="004A4E5C"/>
    <w:rsid w:val="004A59AA"/>
    <w:rsid w:val="004A6D2C"/>
    <w:rsid w:val="004B141E"/>
    <w:rsid w:val="004B3F93"/>
    <w:rsid w:val="004B5BA0"/>
    <w:rsid w:val="004B6772"/>
    <w:rsid w:val="004C1254"/>
    <w:rsid w:val="004C1476"/>
    <w:rsid w:val="004C1530"/>
    <w:rsid w:val="004C24E6"/>
    <w:rsid w:val="004C26EC"/>
    <w:rsid w:val="004C2766"/>
    <w:rsid w:val="004C3630"/>
    <w:rsid w:val="004C3C4F"/>
    <w:rsid w:val="004C4C3A"/>
    <w:rsid w:val="004D35F2"/>
    <w:rsid w:val="004D3896"/>
    <w:rsid w:val="004D3A44"/>
    <w:rsid w:val="004D42E9"/>
    <w:rsid w:val="004D430F"/>
    <w:rsid w:val="004D6CA2"/>
    <w:rsid w:val="004D70CE"/>
    <w:rsid w:val="004E2C1A"/>
    <w:rsid w:val="004E4AE3"/>
    <w:rsid w:val="004E6900"/>
    <w:rsid w:val="004F3735"/>
    <w:rsid w:val="004F3AF4"/>
    <w:rsid w:val="004F6EDF"/>
    <w:rsid w:val="00500D54"/>
    <w:rsid w:val="005013B0"/>
    <w:rsid w:val="005021BD"/>
    <w:rsid w:val="005021D4"/>
    <w:rsid w:val="00503D3C"/>
    <w:rsid w:val="00504101"/>
    <w:rsid w:val="00505262"/>
    <w:rsid w:val="00506486"/>
    <w:rsid w:val="00506CBD"/>
    <w:rsid w:val="00506DCA"/>
    <w:rsid w:val="005124D1"/>
    <w:rsid w:val="00515ACF"/>
    <w:rsid w:val="00516A3A"/>
    <w:rsid w:val="00525125"/>
    <w:rsid w:val="00525824"/>
    <w:rsid w:val="00525F6E"/>
    <w:rsid w:val="00530295"/>
    <w:rsid w:val="00532F27"/>
    <w:rsid w:val="00533556"/>
    <w:rsid w:val="00536640"/>
    <w:rsid w:val="00536D7B"/>
    <w:rsid w:val="005372EB"/>
    <w:rsid w:val="0053757A"/>
    <w:rsid w:val="005411D6"/>
    <w:rsid w:val="005448E5"/>
    <w:rsid w:val="00544DAE"/>
    <w:rsid w:val="005511B5"/>
    <w:rsid w:val="0055299C"/>
    <w:rsid w:val="00553084"/>
    <w:rsid w:val="00553D9E"/>
    <w:rsid w:val="005551F7"/>
    <w:rsid w:val="00555DDA"/>
    <w:rsid w:val="00557232"/>
    <w:rsid w:val="0056032A"/>
    <w:rsid w:val="005615FB"/>
    <w:rsid w:val="00561D76"/>
    <w:rsid w:val="00563AFA"/>
    <w:rsid w:val="0056477E"/>
    <w:rsid w:val="00565031"/>
    <w:rsid w:val="005655A1"/>
    <w:rsid w:val="00566367"/>
    <w:rsid w:val="0057005A"/>
    <w:rsid w:val="00571B44"/>
    <w:rsid w:val="00572CEE"/>
    <w:rsid w:val="00573EA6"/>
    <w:rsid w:val="00575233"/>
    <w:rsid w:val="00576536"/>
    <w:rsid w:val="005775E0"/>
    <w:rsid w:val="0058018B"/>
    <w:rsid w:val="00581180"/>
    <w:rsid w:val="005815B5"/>
    <w:rsid w:val="00584114"/>
    <w:rsid w:val="00591487"/>
    <w:rsid w:val="005919E1"/>
    <w:rsid w:val="00592E15"/>
    <w:rsid w:val="005939D3"/>
    <w:rsid w:val="005943E0"/>
    <w:rsid w:val="005A1522"/>
    <w:rsid w:val="005A2D10"/>
    <w:rsid w:val="005A36A8"/>
    <w:rsid w:val="005A4BFB"/>
    <w:rsid w:val="005A74BE"/>
    <w:rsid w:val="005A77C7"/>
    <w:rsid w:val="005B073C"/>
    <w:rsid w:val="005B1BBC"/>
    <w:rsid w:val="005B2D53"/>
    <w:rsid w:val="005B2F40"/>
    <w:rsid w:val="005B67CF"/>
    <w:rsid w:val="005B6DA3"/>
    <w:rsid w:val="005C00C3"/>
    <w:rsid w:val="005C13E3"/>
    <w:rsid w:val="005C3528"/>
    <w:rsid w:val="005C55E5"/>
    <w:rsid w:val="005C58D8"/>
    <w:rsid w:val="005C7A87"/>
    <w:rsid w:val="005C7F85"/>
    <w:rsid w:val="005D04AE"/>
    <w:rsid w:val="005D2070"/>
    <w:rsid w:val="005D3186"/>
    <w:rsid w:val="005D7381"/>
    <w:rsid w:val="005E4227"/>
    <w:rsid w:val="005E450A"/>
    <w:rsid w:val="005F0546"/>
    <w:rsid w:val="005F0B12"/>
    <w:rsid w:val="005F0E10"/>
    <w:rsid w:val="005F2230"/>
    <w:rsid w:val="005F3746"/>
    <w:rsid w:val="005F4316"/>
    <w:rsid w:val="005F51C4"/>
    <w:rsid w:val="005F580E"/>
    <w:rsid w:val="005F5F8A"/>
    <w:rsid w:val="00601EF6"/>
    <w:rsid w:val="0060307D"/>
    <w:rsid w:val="00603818"/>
    <w:rsid w:val="00605D44"/>
    <w:rsid w:val="0060788B"/>
    <w:rsid w:val="0061107A"/>
    <w:rsid w:val="00613233"/>
    <w:rsid w:val="006158BC"/>
    <w:rsid w:val="006164EB"/>
    <w:rsid w:val="00626C0E"/>
    <w:rsid w:val="00627AAA"/>
    <w:rsid w:val="006346AE"/>
    <w:rsid w:val="00635105"/>
    <w:rsid w:val="00635ED9"/>
    <w:rsid w:val="006368A7"/>
    <w:rsid w:val="00640717"/>
    <w:rsid w:val="006425BA"/>
    <w:rsid w:val="006438C6"/>
    <w:rsid w:val="00644428"/>
    <w:rsid w:val="00644787"/>
    <w:rsid w:val="00651B69"/>
    <w:rsid w:val="00652F24"/>
    <w:rsid w:val="00653BFD"/>
    <w:rsid w:val="0065497C"/>
    <w:rsid w:val="00657697"/>
    <w:rsid w:val="00665F16"/>
    <w:rsid w:val="00670ED6"/>
    <w:rsid w:val="00673110"/>
    <w:rsid w:val="00673F17"/>
    <w:rsid w:val="00676CC9"/>
    <w:rsid w:val="00677A61"/>
    <w:rsid w:val="0068127C"/>
    <w:rsid w:val="006836A0"/>
    <w:rsid w:val="00683C3D"/>
    <w:rsid w:val="006865A7"/>
    <w:rsid w:val="006919DC"/>
    <w:rsid w:val="00692309"/>
    <w:rsid w:val="006932F6"/>
    <w:rsid w:val="00693F91"/>
    <w:rsid w:val="00694271"/>
    <w:rsid w:val="0069522B"/>
    <w:rsid w:val="006A490C"/>
    <w:rsid w:val="006A5420"/>
    <w:rsid w:val="006A54F9"/>
    <w:rsid w:val="006A5742"/>
    <w:rsid w:val="006A59FD"/>
    <w:rsid w:val="006A5D7C"/>
    <w:rsid w:val="006A6FEF"/>
    <w:rsid w:val="006B2FA9"/>
    <w:rsid w:val="006C123E"/>
    <w:rsid w:val="006C28BF"/>
    <w:rsid w:val="006C2A66"/>
    <w:rsid w:val="006C3131"/>
    <w:rsid w:val="006C3561"/>
    <w:rsid w:val="006C5C9D"/>
    <w:rsid w:val="006C6828"/>
    <w:rsid w:val="006D09BA"/>
    <w:rsid w:val="006D36C0"/>
    <w:rsid w:val="006D6279"/>
    <w:rsid w:val="006D7B23"/>
    <w:rsid w:val="006E256B"/>
    <w:rsid w:val="006E6E69"/>
    <w:rsid w:val="006E716B"/>
    <w:rsid w:val="006F1EFD"/>
    <w:rsid w:val="006F2FB1"/>
    <w:rsid w:val="006F362C"/>
    <w:rsid w:val="006F44C5"/>
    <w:rsid w:val="006F4D8A"/>
    <w:rsid w:val="006F60D1"/>
    <w:rsid w:val="006F6980"/>
    <w:rsid w:val="006F6D83"/>
    <w:rsid w:val="006F7EBC"/>
    <w:rsid w:val="00700B60"/>
    <w:rsid w:val="00702D11"/>
    <w:rsid w:val="00702DBA"/>
    <w:rsid w:val="0070419D"/>
    <w:rsid w:val="007105DA"/>
    <w:rsid w:val="00710ADF"/>
    <w:rsid w:val="007117B6"/>
    <w:rsid w:val="007130D3"/>
    <w:rsid w:val="0071643E"/>
    <w:rsid w:val="007204BA"/>
    <w:rsid w:val="00721111"/>
    <w:rsid w:val="00721A19"/>
    <w:rsid w:val="00722076"/>
    <w:rsid w:val="007229DD"/>
    <w:rsid w:val="0072377C"/>
    <w:rsid w:val="007238CE"/>
    <w:rsid w:val="00730165"/>
    <w:rsid w:val="00732E18"/>
    <w:rsid w:val="007331D4"/>
    <w:rsid w:val="007336BB"/>
    <w:rsid w:val="007357D1"/>
    <w:rsid w:val="00736391"/>
    <w:rsid w:val="0073653F"/>
    <w:rsid w:val="00744534"/>
    <w:rsid w:val="0074712B"/>
    <w:rsid w:val="00747499"/>
    <w:rsid w:val="00750052"/>
    <w:rsid w:val="007512F9"/>
    <w:rsid w:val="00753624"/>
    <w:rsid w:val="00754F0D"/>
    <w:rsid w:val="007554EE"/>
    <w:rsid w:val="00755522"/>
    <w:rsid w:val="0075669C"/>
    <w:rsid w:val="007611ED"/>
    <w:rsid w:val="00762806"/>
    <w:rsid w:val="00766F6B"/>
    <w:rsid w:val="0077047D"/>
    <w:rsid w:val="007712C7"/>
    <w:rsid w:val="00774FEC"/>
    <w:rsid w:val="00775B7E"/>
    <w:rsid w:val="007827CA"/>
    <w:rsid w:val="00783A18"/>
    <w:rsid w:val="007847C1"/>
    <w:rsid w:val="00785416"/>
    <w:rsid w:val="00785641"/>
    <w:rsid w:val="00785F86"/>
    <w:rsid w:val="0079088F"/>
    <w:rsid w:val="00793329"/>
    <w:rsid w:val="007941E1"/>
    <w:rsid w:val="007952B9"/>
    <w:rsid w:val="007954C5"/>
    <w:rsid w:val="00795C21"/>
    <w:rsid w:val="00796810"/>
    <w:rsid w:val="00797062"/>
    <w:rsid w:val="0079789C"/>
    <w:rsid w:val="007A508D"/>
    <w:rsid w:val="007A5771"/>
    <w:rsid w:val="007B2211"/>
    <w:rsid w:val="007B23A8"/>
    <w:rsid w:val="007B261E"/>
    <w:rsid w:val="007B4F9F"/>
    <w:rsid w:val="007B5D73"/>
    <w:rsid w:val="007C0D42"/>
    <w:rsid w:val="007C23B5"/>
    <w:rsid w:val="007C2F9D"/>
    <w:rsid w:val="007C5119"/>
    <w:rsid w:val="007C55BF"/>
    <w:rsid w:val="007D0732"/>
    <w:rsid w:val="007D1953"/>
    <w:rsid w:val="007D264A"/>
    <w:rsid w:val="007D3C02"/>
    <w:rsid w:val="007E3618"/>
    <w:rsid w:val="007E5EEF"/>
    <w:rsid w:val="007E72D0"/>
    <w:rsid w:val="007E7A9E"/>
    <w:rsid w:val="007F49C1"/>
    <w:rsid w:val="007F4E96"/>
    <w:rsid w:val="007F59C7"/>
    <w:rsid w:val="00801567"/>
    <w:rsid w:val="008026D1"/>
    <w:rsid w:val="00802F6C"/>
    <w:rsid w:val="00803E8D"/>
    <w:rsid w:val="00804E01"/>
    <w:rsid w:val="0080578A"/>
    <w:rsid w:val="00806C4E"/>
    <w:rsid w:val="00807A74"/>
    <w:rsid w:val="008104A1"/>
    <w:rsid w:val="00810963"/>
    <w:rsid w:val="00811CAA"/>
    <w:rsid w:val="00812CBB"/>
    <w:rsid w:val="00813DF3"/>
    <w:rsid w:val="00814A00"/>
    <w:rsid w:val="00817FC5"/>
    <w:rsid w:val="00820B53"/>
    <w:rsid w:val="00821FFA"/>
    <w:rsid w:val="00822DB9"/>
    <w:rsid w:val="008256D4"/>
    <w:rsid w:val="00831594"/>
    <w:rsid w:val="00832CB6"/>
    <w:rsid w:val="008344F2"/>
    <w:rsid w:val="008353BF"/>
    <w:rsid w:val="00836965"/>
    <w:rsid w:val="00836C45"/>
    <w:rsid w:val="008433FD"/>
    <w:rsid w:val="008464A8"/>
    <w:rsid w:val="00846937"/>
    <w:rsid w:val="0085195D"/>
    <w:rsid w:val="0085199C"/>
    <w:rsid w:val="00853E95"/>
    <w:rsid w:val="00853F27"/>
    <w:rsid w:val="0085602C"/>
    <w:rsid w:val="00856116"/>
    <w:rsid w:val="00862552"/>
    <w:rsid w:val="00862D29"/>
    <w:rsid w:val="00862FD1"/>
    <w:rsid w:val="00864D17"/>
    <w:rsid w:val="00870B4D"/>
    <w:rsid w:val="008714F2"/>
    <w:rsid w:val="0087408B"/>
    <w:rsid w:val="00874349"/>
    <w:rsid w:val="008745D2"/>
    <w:rsid w:val="00881E7F"/>
    <w:rsid w:val="00882D55"/>
    <w:rsid w:val="00885A9F"/>
    <w:rsid w:val="0088747F"/>
    <w:rsid w:val="0089434D"/>
    <w:rsid w:val="008949D9"/>
    <w:rsid w:val="00897836"/>
    <w:rsid w:val="008A06E2"/>
    <w:rsid w:val="008A19EF"/>
    <w:rsid w:val="008A3812"/>
    <w:rsid w:val="008A4272"/>
    <w:rsid w:val="008A45D3"/>
    <w:rsid w:val="008A45F4"/>
    <w:rsid w:val="008A4B67"/>
    <w:rsid w:val="008A5418"/>
    <w:rsid w:val="008A7D17"/>
    <w:rsid w:val="008B4066"/>
    <w:rsid w:val="008B4459"/>
    <w:rsid w:val="008B50D6"/>
    <w:rsid w:val="008B64E0"/>
    <w:rsid w:val="008B75DD"/>
    <w:rsid w:val="008C34DA"/>
    <w:rsid w:val="008C59E5"/>
    <w:rsid w:val="008C5B57"/>
    <w:rsid w:val="008C60FC"/>
    <w:rsid w:val="008D1E6C"/>
    <w:rsid w:val="008D3ABF"/>
    <w:rsid w:val="008D49DC"/>
    <w:rsid w:val="008D7F86"/>
    <w:rsid w:val="008E186A"/>
    <w:rsid w:val="008E214C"/>
    <w:rsid w:val="008E2FE3"/>
    <w:rsid w:val="008E51FD"/>
    <w:rsid w:val="008F2703"/>
    <w:rsid w:val="008F2FB8"/>
    <w:rsid w:val="008F4860"/>
    <w:rsid w:val="008F521C"/>
    <w:rsid w:val="008F61C9"/>
    <w:rsid w:val="008F6BE8"/>
    <w:rsid w:val="009011F1"/>
    <w:rsid w:val="00904DD5"/>
    <w:rsid w:val="00905521"/>
    <w:rsid w:val="00906DE4"/>
    <w:rsid w:val="0091078B"/>
    <w:rsid w:val="00910914"/>
    <w:rsid w:val="00910C90"/>
    <w:rsid w:val="009112E6"/>
    <w:rsid w:val="00911EDF"/>
    <w:rsid w:val="0091238B"/>
    <w:rsid w:val="009135F0"/>
    <w:rsid w:val="00920AE0"/>
    <w:rsid w:val="0092227D"/>
    <w:rsid w:val="00922491"/>
    <w:rsid w:val="00923C2C"/>
    <w:rsid w:val="00932DB1"/>
    <w:rsid w:val="00933D22"/>
    <w:rsid w:val="00934FD6"/>
    <w:rsid w:val="009356F3"/>
    <w:rsid w:val="00937E2C"/>
    <w:rsid w:val="0094203C"/>
    <w:rsid w:val="00942539"/>
    <w:rsid w:val="00944A2F"/>
    <w:rsid w:val="00944B0B"/>
    <w:rsid w:val="009454ED"/>
    <w:rsid w:val="00947317"/>
    <w:rsid w:val="00950650"/>
    <w:rsid w:val="00950957"/>
    <w:rsid w:val="009523DD"/>
    <w:rsid w:val="009530FF"/>
    <w:rsid w:val="0095322C"/>
    <w:rsid w:val="00957F4B"/>
    <w:rsid w:val="009653D1"/>
    <w:rsid w:val="00966C42"/>
    <w:rsid w:val="0097027B"/>
    <w:rsid w:val="00971C0B"/>
    <w:rsid w:val="009744D5"/>
    <w:rsid w:val="00975EC6"/>
    <w:rsid w:val="00976C98"/>
    <w:rsid w:val="00976F1B"/>
    <w:rsid w:val="00980C30"/>
    <w:rsid w:val="009854E3"/>
    <w:rsid w:val="00985CFA"/>
    <w:rsid w:val="00987611"/>
    <w:rsid w:val="009902CA"/>
    <w:rsid w:val="00991778"/>
    <w:rsid w:val="009927C8"/>
    <w:rsid w:val="0099330A"/>
    <w:rsid w:val="00994DA6"/>
    <w:rsid w:val="00994DC8"/>
    <w:rsid w:val="009961BE"/>
    <w:rsid w:val="00997F5A"/>
    <w:rsid w:val="009A29F3"/>
    <w:rsid w:val="009A5709"/>
    <w:rsid w:val="009A5FBC"/>
    <w:rsid w:val="009A6AD6"/>
    <w:rsid w:val="009A7572"/>
    <w:rsid w:val="009A780C"/>
    <w:rsid w:val="009B0899"/>
    <w:rsid w:val="009B091B"/>
    <w:rsid w:val="009B50F2"/>
    <w:rsid w:val="009B5739"/>
    <w:rsid w:val="009B674F"/>
    <w:rsid w:val="009B6926"/>
    <w:rsid w:val="009B7B81"/>
    <w:rsid w:val="009C01BE"/>
    <w:rsid w:val="009C166D"/>
    <w:rsid w:val="009C342F"/>
    <w:rsid w:val="009C3571"/>
    <w:rsid w:val="009C3657"/>
    <w:rsid w:val="009C3A2C"/>
    <w:rsid w:val="009D0902"/>
    <w:rsid w:val="009D32F3"/>
    <w:rsid w:val="009D5FBA"/>
    <w:rsid w:val="009E3839"/>
    <w:rsid w:val="009E3C0D"/>
    <w:rsid w:val="009E53D8"/>
    <w:rsid w:val="009E5CCA"/>
    <w:rsid w:val="009F0002"/>
    <w:rsid w:val="009F2FBD"/>
    <w:rsid w:val="009F386A"/>
    <w:rsid w:val="009F4800"/>
    <w:rsid w:val="009F5AE1"/>
    <w:rsid w:val="009F5F2D"/>
    <w:rsid w:val="00A0157F"/>
    <w:rsid w:val="00A02611"/>
    <w:rsid w:val="00A05F21"/>
    <w:rsid w:val="00A06EA7"/>
    <w:rsid w:val="00A10151"/>
    <w:rsid w:val="00A10801"/>
    <w:rsid w:val="00A115E0"/>
    <w:rsid w:val="00A12150"/>
    <w:rsid w:val="00A1533C"/>
    <w:rsid w:val="00A1569D"/>
    <w:rsid w:val="00A15920"/>
    <w:rsid w:val="00A17378"/>
    <w:rsid w:val="00A174AA"/>
    <w:rsid w:val="00A20344"/>
    <w:rsid w:val="00A221AA"/>
    <w:rsid w:val="00A2300C"/>
    <w:rsid w:val="00A32491"/>
    <w:rsid w:val="00A33E23"/>
    <w:rsid w:val="00A34816"/>
    <w:rsid w:val="00A358E5"/>
    <w:rsid w:val="00A46E4A"/>
    <w:rsid w:val="00A501D1"/>
    <w:rsid w:val="00A52C9D"/>
    <w:rsid w:val="00A52D0F"/>
    <w:rsid w:val="00A552E6"/>
    <w:rsid w:val="00A55BF5"/>
    <w:rsid w:val="00A57C3B"/>
    <w:rsid w:val="00A60023"/>
    <w:rsid w:val="00A60167"/>
    <w:rsid w:val="00A602BF"/>
    <w:rsid w:val="00A63B9C"/>
    <w:rsid w:val="00A65169"/>
    <w:rsid w:val="00A65B2D"/>
    <w:rsid w:val="00A741DC"/>
    <w:rsid w:val="00A742CF"/>
    <w:rsid w:val="00A76463"/>
    <w:rsid w:val="00A77A12"/>
    <w:rsid w:val="00A807E0"/>
    <w:rsid w:val="00A810FB"/>
    <w:rsid w:val="00A815C6"/>
    <w:rsid w:val="00A8609A"/>
    <w:rsid w:val="00A97F81"/>
    <w:rsid w:val="00AA0C98"/>
    <w:rsid w:val="00AA5100"/>
    <w:rsid w:val="00AB0EDF"/>
    <w:rsid w:val="00AB7A94"/>
    <w:rsid w:val="00AB7B53"/>
    <w:rsid w:val="00AC141F"/>
    <w:rsid w:val="00AC3370"/>
    <w:rsid w:val="00AC3ABC"/>
    <w:rsid w:val="00AC431E"/>
    <w:rsid w:val="00AC4C28"/>
    <w:rsid w:val="00AC4EBB"/>
    <w:rsid w:val="00AC7782"/>
    <w:rsid w:val="00AD05D1"/>
    <w:rsid w:val="00AD0A0A"/>
    <w:rsid w:val="00AD4C7D"/>
    <w:rsid w:val="00AD502A"/>
    <w:rsid w:val="00AE30C5"/>
    <w:rsid w:val="00AE38C0"/>
    <w:rsid w:val="00AE3D8E"/>
    <w:rsid w:val="00AE43EB"/>
    <w:rsid w:val="00AE551E"/>
    <w:rsid w:val="00AE75C0"/>
    <w:rsid w:val="00AF19BE"/>
    <w:rsid w:val="00AF3D2C"/>
    <w:rsid w:val="00AF6309"/>
    <w:rsid w:val="00B04064"/>
    <w:rsid w:val="00B04BE3"/>
    <w:rsid w:val="00B05332"/>
    <w:rsid w:val="00B13D43"/>
    <w:rsid w:val="00B17BA7"/>
    <w:rsid w:val="00B20292"/>
    <w:rsid w:val="00B2117B"/>
    <w:rsid w:val="00B24119"/>
    <w:rsid w:val="00B267CC"/>
    <w:rsid w:val="00B27FDA"/>
    <w:rsid w:val="00B32A21"/>
    <w:rsid w:val="00B33A94"/>
    <w:rsid w:val="00B36017"/>
    <w:rsid w:val="00B4630C"/>
    <w:rsid w:val="00B47D04"/>
    <w:rsid w:val="00B55E77"/>
    <w:rsid w:val="00B57032"/>
    <w:rsid w:val="00B61F60"/>
    <w:rsid w:val="00B62F6E"/>
    <w:rsid w:val="00B64460"/>
    <w:rsid w:val="00B655A2"/>
    <w:rsid w:val="00B65D3B"/>
    <w:rsid w:val="00B67598"/>
    <w:rsid w:val="00B70AE1"/>
    <w:rsid w:val="00B71AC0"/>
    <w:rsid w:val="00B71BA8"/>
    <w:rsid w:val="00B726C7"/>
    <w:rsid w:val="00B7272E"/>
    <w:rsid w:val="00B72A5D"/>
    <w:rsid w:val="00B72D10"/>
    <w:rsid w:val="00B752AF"/>
    <w:rsid w:val="00B80C76"/>
    <w:rsid w:val="00B82BBA"/>
    <w:rsid w:val="00B85A90"/>
    <w:rsid w:val="00B87904"/>
    <w:rsid w:val="00B93AFD"/>
    <w:rsid w:val="00B972BE"/>
    <w:rsid w:val="00BA104E"/>
    <w:rsid w:val="00BA6EC2"/>
    <w:rsid w:val="00BB12F7"/>
    <w:rsid w:val="00BB2550"/>
    <w:rsid w:val="00BB5E75"/>
    <w:rsid w:val="00BC04E1"/>
    <w:rsid w:val="00BC3608"/>
    <w:rsid w:val="00BC4095"/>
    <w:rsid w:val="00BC47D4"/>
    <w:rsid w:val="00BC55A6"/>
    <w:rsid w:val="00BD1640"/>
    <w:rsid w:val="00BD559C"/>
    <w:rsid w:val="00BD6902"/>
    <w:rsid w:val="00BD736D"/>
    <w:rsid w:val="00BE04FD"/>
    <w:rsid w:val="00BE47B0"/>
    <w:rsid w:val="00BE4CC6"/>
    <w:rsid w:val="00BE4E76"/>
    <w:rsid w:val="00BF035B"/>
    <w:rsid w:val="00BF0B4C"/>
    <w:rsid w:val="00BF1457"/>
    <w:rsid w:val="00BF17D2"/>
    <w:rsid w:val="00BF1F74"/>
    <w:rsid w:val="00BF276D"/>
    <w:rsid w:val="00BF4CB7"/>
    <w:rsid w:val="00BF55C7"/>
    <w:rsid w:val="00BF5A7B"/>
    <w:rsid w:val="00C00273"/>
    <w:rsid w:val="00C01CAB"/>
    <w:rsid w:val="00C02A56"/>
    <w:rsid w:val="00C04FF8"/>
    <w:rsid w:val="00C07CC9"/>
    <w:rsid w:val="00C11D26"/>
    <w:rsid w:val="00C11E42"/>
    <w:rsid w:val="00C13A25"/>
    <w:rsid w:val="00C143DE"/>
    <w:rsid w:val="00C1744A"/>
    <w:rsid w:val="00C17FB9"/>
    <w:rsid w:val="00C20C6F"/>
    <w:rsid w:val="00C25AED"/>
    <w:rsid w:val="00C271D8"/>
    <w:rsid w:val="00C318EA"/>
    <w:rsid w:val="00C3564C"/>
    <w:rsid w:val="00C41F6A"/>
    <w:rsid w:val="00C42CC8"/>
    <w:rsid w:val="00C43E2B"/>
    <w:rsid w:val="00C454F5"/>
    <w:rsid w:val="00C467E8"/>
    <w:rsid w:val="00C5259D"/>
    <w:rsid w:val="00C577F7"/>
    <w:rsid w:val="00C60526"/>
    <w:rsid w:val="00C65293"/>
    <w:rsid w:val="00C6607C"/>
    <w:rsid w:val="00C67711"/>
    <w:rsid w:val="00C70080"/>
    <w:rsid w:val="00C73242"/>
    <w:rsid w:val="00C7382A"/>
    <w:rsid w:val="00C73B34"/>
    <w:rsid w:val="00C73D6C"/>
    <w:rsid w:val="00C743E9"/>
    <w:rsid w:val="00C762CB"/>
    <w:rsid w:val="00C76ED3"/>
    <w:rsid w:val="00C82FA1"/>
    <w:rsid w:val="00C832CF"/>
    <w:rsid w:val="00C83AA1"/>
    <w:rsid w:val="00C84365"/>
    <w:rsid w:val="00C84EBA"/>
    <w:rsid w:val="00C86E30"/>
    <w:rsid w:val="00C922FF"/>
    <w:rsid w:val="00C9284E"/>
    <w:rsid w:val="00C95867"/>
    <w:rsid w:val="00CA1259"/>
    <w:rsid w:val="00CA15C4"/>
    <w:rsid w:val="00CA20A7"/>
    <w:rsid w:val="00CA2849"/>
    <w:rsid w:val="00CA3046"/>
    <w:rsid w:val="00CA3A57"/>
    <w:rsid w:val="00CA4B2D"/>
    <w:rsid w:val="00CA5671"/>
    <w:rsid w:val="00CA7E65"/>
    <w:rsid w:val="00CB0E39"/>
    <w:rsid w:val="00CB4400"/>
    <w:rsid w:val="00CB653B"/>
    <w:rsid w:val="00CB6D81"/>
    <w:rsid w:val="00CB6FDF"/>
    <w:rsid w:val="00CC15FE"/>
    <w:rsid w:val="00CC1EEC"/>
    <w:rsid w:val="00CC755E"/>
    <w:rsid w:val="00CD1F90"/>
    <w:rsid w:val="00CD3A1A"/>
    <w:rsid w:val="00CD4322"/>
    <w:rsid w:val="00CD4E08"/>
    <w:rsid w:val="00CD5163"/>
    <w:rsid w:val="00CE25A1"/>
    <w:rsid w:val="00CE6112"/>
    <w:rsid w:val="00CE7AC4"/>
    <w:rsid w:val="00CF0719"/>
    <w:rsid w:val="00CF0D09"/>
    <w:rsid w:val="00CF1044"/>
    <w:rsid w:val="00CF1D1A"/>
    <w:rsid w:val="00CF2706"/>
    <w:rsid w:val="00CF6276"/>
    <w:rsid w:val="00D00E1E"/>
    <w:rsid w:val="00D02812"/>
    <w:rsid w:val="00D07FC0"/>
    <w:rsid w:val="00D1318E"/>
    <w:rsid w:val="00D176B4"/>
    <w:rsid w:val="00D17A08"/>
    <w:rsid w:val="00D22676"/>
    <w:rsid w:val="00D229B3"/>
    <w:rsid w:val="00D234C3"/>
    <w:rsid w:val="00D24235"/>
    <w:rsid w:val="00D30C29"/>
    <w:rsid w:val="00D342E1"/>
    <w:rsid w:val="00D35F2E"/>
    <w:rsid w:val="00D376B8"/>
    <w:rsid w:val="00D406D4"/>
    <w:rsid w:val="00D41040"/>
    <w:rsid w:val="00D413FF"/>
    <w:rsid w:val="00D43FEF"/>
    <w:rsid w:val="00D44591"/>
    <w:rsid w:val="00D45F26"/>
    <w:rsid w:val="00D464C7"/>
    <w:rsid w:val="00D500C2"/>
    <w:rsid w:val="00D5131C"/>
    <w:rsid w:val="00D54790"/>
    <w:rsid w:val="00D60963"/>
    <w:rsid w:val="00D65763"/>
    <w:rsid w:val="00D70222"/>
    <w:rsid w:val="00D7131F"/>
    <w:rsid w:val="00D723FD"/>
    <w:rsid w:val="00D73A32"/>
    <w:rsid w:val="00D748B7"/>
    <w:rsid w:val="00D763E4"/>
    <w:rsid w:val="00D81AC5"/>
    <w:rsid w:val="00D875B4"/>
    <w:rsid w:val="00D87F68"/>
    <w:rsid w:val="00D908C4"/>
    <w:rsid w:val="00D9102B"/>
    <w:rsid w:val="00D9167A"/>
    <w:rsid w:val="00D9467C"/>
    <w:rsid w:val="00D953FE"/>
    <w:rsid w:val="00DA208A"/>
    <w:rsid w:val="00DA618E"/>
    <w:rsid w:val="00DA6538"/>
    <w:rsid w:val="00DB093F"/>
    <w:rsid w:val="00DB171B"/>
    <w:rsid w:val="00DB2A0C"/>
    <w:rsid w:val="00DB4526"/>
    <w:rsid w:val="00DB7E81"/>
    <w:rsid w:val="00DC0E31"/>
    <w:rsid w:val="00DC1FA6"/>
    <w:rsid w:val="00DC2049"/>
    <w:rsid w:val="00DC6C68"/>
    <w:rsid w:val="00DD39E1"/>
    <w:rsid w:val="00DD3CA5"/>
    <w:rsid w:val="00DD3E24"/>
    <w:rsid w:val="00DD439C"/>
    <w:rsid w:val="00DD4635"/>
    <w:rsid w:val="00DD4EFF"/>
    <w:rsid w:val="00DD5006"/>
    <w:rsid w:val="00DD5CA9"/>
    <w:rsid w:val="00DD71FD"/>
    <w:rsid w:val="00DE4321"/>
    <w:rsid w:val="00DE705A"/>
    <w:rsid w:val="00DE7231"/>
    <w:rsid w:val="00DF182A"/>
    <w:rsid w:val="00DF1D8B"/>
    <w:rsid w:val="00DF5F90"/>
    <w:rsid w:val="00DF7F80"/>
    <w:rsid w:val="00E00FCB"/>
    <w:rsid w:val="00E018C2"/>
    <w:rsid w:val="00E02B3D"/>
    <w:rsid w:val="00E0386B"/>
    <w:rsid w:val="00E040F4"/>
    <w:rsid w:val="00E05784"/>
    <w:rsid w:val="00E159EE"/>
    <w:rsid w:val="00E1635E"/>
    <w:rsid w:val="00E249D1"/>
    <w:rsid w:val="00E324B6"/>
    <w:rsid w:val="00E32E05"/>
    <w:rsid w:val="00E3355F"/>
    <w:rsid w:val="00E36ED5"/>
    <w:rsid w:val="00E42381"/>
    <w:rsid w:val="00E42C2F"/>
    <w:rsid w:val="00E45387"/>
    <w:rsid w:val="00E46300"/>
    <w:rsid w:val="00E4690B"/>
    <w:rsid w:val="00E46928"/>
    <w:rsid w:val="00E5263B"/>
    <w:rsid w:val="00E54984"/>
    <w:rsid w:val="00E56650"/>
    <w:rsid w:val="00E60705"/>
    <w:rsid w:val="00E64B1D"/>
    <w:rsid w:val="00E65009"/>
    <w:rsid w:val="00E653C9"/>
    <w:rsid w:val="00E66020"/>
    <w:rsid w:val="00E6659C"/>
    <w:rsid w:val="00E66633"/>
    <w:rsid w:val="00E71413"/>
    <w:rsid w:val="00E71A6C"/>
    <w:rsid w:val="00E72165"/>
    <w:rsid w:val="00E730B5"/>
    <w:rsid w:val="00E74C10"/>
    <w:rsid w:val="00E758C8"/>
    <w:rsid w:val="00E76D70"/>
    <w:rsid w:val="00E835E8"/>
    <w:rsid w:val="00E839E2"/>
    <w:rsid w:val="00E84DAF"/>
    <w:rsid w:val="00E857EC"/>
    <w:rsid w:val="00E86BD3"/>
    <w:rsid w:val="00E86CF9"/>
    <w:rsid w:val="00E8771C"/>
    <w:rsid w:val="00E877F0"/>
    <w:rsid w:val="00E90AAC"/>
    <w:rsid w:val="00E95A0A"/>
    <w:rsid w:val="00E96407"/>
    <w:rsid w:val="00EA109C"/>
    <w:rsid w:val="00EA2F7F"/>
    <w:rsid w:val="00EA34FE"/>
    <w:rsid w:val="00EA3AA2"/>
    <w:rsid w:val="00EA466E"/>
    <w:rsid w:val="00EA6ECE"/>
    <w:rsid w:val="00EA7DFA"/>
    <w:rsid w:val="00EB0386"/>
    <w:rsid w:val="00EB347B"/>
    <w:rsid w:val="00EB4E65"/>
    <w:rsid w:val="00EB7F31"/>
    <w:rsid w:val="00EC0E08"/>
    <w:rsid w:val="00EC0E16"/>
    <w:rsid w:val="00EC227A"/>
    <w:rsid w:val="00EC4053"/>
    <w:rsid w:val="00ED00AB"/>
    <w:rsid w:val="00ED3564"/>
    <w:rsid w:val="00ED38F6"/>
    <w:rsid w:val="00EE08CB"/>
    <w:rsid w:val="00EE3A10"/>
    <w:rsid w:val="00EE4825"/>
    <w:rsid w:val="00EF1975"/>
    <w:rsid w:val="00EF1F19"/>
    <w:rsid w:val="00EF2170"/>
    <w:rsid w:val="00EF3866"/>
    <w:rsid w:val="00EF6223"/>
    <w:rsid w:val="00F0048F"/>
    <w:rsid w:val="00F005A6"/>
    <w:rsid w:val="00F061F9"/>
    <w:rsid w:val="00F07FF1"/>
    <w:rsid w:val="00F11108"/>
    <w:rsid w:val="00F1131D"/>
    <w:rsid w:val="00F12259"/>
    <w:rsid w:val="00F12C5C"/>
    <w:rsid w:val="00F134A4"/>
    <w:rsid w:val="00F15A25"/>
    <w:rsid w:val="00F15F15"/>
    <w:rsid w:val="00F20681"/>
    <w:rsid w:val="00F234C5"/>
    <w:rsid w:val="00F25CEB"/>
    <w:rsid w:val="00F31A9A"/>
    <w:rsid w:val="00F35A6A"/>
    <w:rsid w:val="00F36171"/>
    <w:rsid w:val="00F40589"/>
    <w:rsid w:val="00F40DCA"/>
    <w:rsid w:val="00F41C37"/>
    <w:rsid w:val="00F42051"/>
    <w:rsid w:val="00F426D1"/>
    <w:rsid w:val="00F42F12"/>
    <w:rsid w:val="00F47E67"/>
    <w:rsid w:val="00F53190"/>
    <w:rsid w:val="00F557B8"/>
    <w:rsid w:val="00F56B9D"/>
    <w:rsid w:val="00F57E2F"/>
    <w:rsid w:val="00F627B3"/>
    <w:rsid w:val="00F674A8"/>
    <w:rsid w:val="00F67D77"/>
    <w:rsid w:val="00F71A66"/>
    <w:rsid w:val="00F765A7"/>
    <w:rsid w:val="00F76A66"/>
    <w:rsid w:val="00F7755B"/>
    <w:rsid w:val="00F777A8"/>
    <w:rsid w:val="00F80761"/>
    <w:rsid w:val="00F83898"/>
    <w:rsid w:val="00F85748"/>
    <w:rsid w:val="00F8660F"/>
    <w:rsid w:val="00F868F7"/>
    <w:rsid w:val="00F86A33"/>
    <w:rsid w:val="00F932D7"/>
    <w:rsid w:val="00F95EE6"/>
    <w:rsid w:val="00FA0045"/>
    <w:rsid w:val="00FA02AF"/>
    <w:rsid w:val="00FA458A"/>
    <w:rsid w:val="00FA5621"/>
    <w:rsid w:val="00FA5834"/>
    <w:rsid w:val="00FA62F9"/>
    <w:rsid w:val="00FA7A0A"/>
    <w:rsid w:val="00FB05D6"/>
    <w:rsid w:val="00FB224D"/>
    <w:rsid w:val="00FB229C"/>
    <w:rsid w:val="00FB2C12"/>
    <w:rsid w:val="00FB3439"/>
    <w:rsid w:val="00FC2307"/>
    <w:rsid w:val="00FC5558"/>
    <w:rsid w:val="00FC6D36"/>
    <w:rsid w:val="00FC6F7F"/>
    <w:rsid w:val="00FD09B0"/>
    <w:rsid w:val="00FD4280"/>
    <w:rsid w:val="00FD5ECB"/>
    <w:rsid w:val="00FD7091"/>
    <w:rsid w:val="00FE13EA"/>
    <w:rsid w:val="00FE32C9"/>
    <w:rsid w:val="00FE3C1B"/>
    <w:rsid w:val="00FE5CAC"/>
    <w:rsid w:val="00FE5D22"/>
    <w:rsid w:val="00FF0AFC"/>
    <w:rsid w:val="00FF0CA5"/>
    <w:rsid w:val="00FF0D5C"/>
    <w:rsid w:val="00FF2245"/>
    <w:rsid w:val="00FF2CE1"/>
    <w:rsid w:val="00FF4A39"/>
    <w:rsid w:val="00FF6571"/>
    <w:rsid w:val="00FF69CC"/>
    <w:rsid w:val="00FF6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E0AB7DD2-AE02-43BB-A185-7BAEE653B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C0F"/>
    <w:rPr>
      <w:sz w:val="24"/>
      <w:szCs w:val="24"/>
      <w:lang w:val="en-US" w:eastAsia="en-US"/>
    </w:rPr>
  </w:style>
  <w:style w:type="paragraph" w:styleId="Heading1">
    <w:name w:val="heading 1"/>
    <w:basedOn w:val="Normal"/>
    <w:next w:val="BodyText"/>
    <w:link w:val="Heading1Char"/>
    <w:qFormat/>
    <w:rsid w:val="006F2FB1"/>
    <w:pPr>
      <w:keepNext/>
      <w:numPr>
        <w:numId w:val="2"/>
      </w:numPr>
      <w:autoSpaceDE w:val="0"/>
      <w:autoSpaceDN w:val="0"/>
      <w:adjustRightInd w:val="0"/>
      <w:spacing w:before="120" w:after="120"/>
      <w:outlineLvl w:val="0"/>
    </w:pPr>
    <w:rPr>
      <w:rFonts w:ascii="Arial" w:eastAsia="Arial Unicode MS" w:hAnsi="Arial" w:cs="Arial"/>
      <w:b/>
      <w:bCs/>
      <w:color w:val="000000"/>
      <w:sz w:val="36"/>
      <w:szCs w:val="36"/>
    </w:rPr>
  </w:style>
  <w:style w:type="paragraph" w:styleId="Heading2">
    <w:name w:val="heading 2"/>
    <w:aliases w:val="None"/>
    <w:basedOn w:val="Normal"/>
    <w:next w:val="BodyText2"/>
    <w:link w:val="Heading2Char"/>
    <w:qFormat/>
    <w:rsid w:val="00754F0D"/>
    <w:pPr>
      <w:keepNext/>
      <w:numPr>
        <w:ilvl w:val="1"/>
        <w:numId w:val="2"/>
      </w:numPr>
      <w:spacing w:before="120" w:after="60"/>
      <w:outlineLvl w:val="1"/>
    </w:pPr>
    <w:rPr>
      <w:rFonts w:ascii="Arial" w:eastAsia="Arial Unicode MS" w:hAnsi="Arial"/>
      <w:b/>
      <w:bCs/>
      <w:sz w:val="22"/>
      <w:szCs w:val="29"/>
    </w:rPr>
  </w:style>
  <w:style w:type="paragraph" w:styleId="Heading3">
    <w:name w:val="heading 3"/>
    <w:basedOn w:val="Normal"/>
    <w:next w:val="BodyText3"/>
    <w:link w:val="Heading3Char"/>
    <w:qFormat/>
    <w:rsid w:val="00754F0D"/>
    <w:pPr>
      <w:numPr>
        <w:ilvl w:val="2"/>
        <w:numId w:val="2"/>
      </w:numPr>
      <w:spacing w:before="240" w:after="60"/>
      <w:outlineLvl w:val="2"/>
    </w:pPr>
    <w:rPr>
      <w:rFonts w:ascii="Arial" w:eastAsia="Arial Unicode MS" w:hAnsi="Arial" w:cs="Arial"/>
      <w:b/>
      <w:bCs/>
      <w:sz w:val="22"/>
      <w:szCs w:val="26"/>
    </w:rPr>
  </w:style>
  <w:style w:type="paragraph" w:styleId="Heading4">
    <w:name w:val="heading 4"/>
    <w:basedOn w:val="Heading3"/>
    <w:next w:val="Normal"/>
    <w:link w:val="Heading4Char"/>
    <w:qFormat/>
    <w:rsid w:val="00754F0D"/>
    <w:pPr>
      <w:keepNext/>
      <w:numPr>
        <w:ilvl w:val="3"/>
      </w:numPr>
      <w:outlineLvl w:val="3"/>
    </w:pPr>
    <w:rPr>
      <w:bCs w:val="0"/>
      <w:sz w:val="20"/>
      <w:szCs w:val="28"/>
    </w:rPr>
  </w:style>
  <w:style w:type="paragraph" w:styleId="Heading5">
    <w:name w:val="heading 5"/>
    <w:basedOn w:val="Normal"/>
    <w:next w:val="Normal"/>
    <w:link w:val="Heading5Char"/>
    <w:uiPriority w:val="9"/>
    <w:semiHidden/>
    <w:unhideWhenUsed/>
    <w:qFormat/>
    <w:rsid w:val="006F2FB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F2FB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F2FB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F2FB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2FB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15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5A7FC9"/>
    <w:pPr>
      <w:tabs>
        <w:tab w:val="center" w:pos="4320"/>
        <w:tab w:val="right" w:pos="8640"/>
      </w:tabs>
    </w:pPr>
  </w:style>
  <w:style w:type="paragraph" w:styleId="Footer">
    <w:name w:val="footer"/>
    <w:basedOn w:val="Normal"/>
    <w:link w:val="FooterChar"/>
    <w:uiPriority w:val="99"/>
    <w:rsid w:val="005A7FC9"/>
    <w:pPr>
      <w:tabs>
        <w:tab w:val="center" w:pos="4320"/>
        <w:tab w:val="right" w:pos="8640"/>
      </w:tabs>
    </w:pPr>
  </w:style>
  <w:style w:type="character" w:styleId="Strong">
    <w:name w:val="Strong"/>
    <w:uiPriority w:val="22"/>
    <w:qFormat/>
    <w:rsid w:val="00F1131D"/>
    <w:rPr>
      <w:b/>
      <w:bCs/>
    </w:rPr>
  </w:style>
  <w:style w:type="character" w:customStyle="1" w:styleId="Heading1Char">
    <w:name w:val="Heading 1 Char"/>
    <w:basedOn w:val="DefaultParagraphFont"/>
    <w:link w:val="Heading1"/>
    <w:rsid w:val="006F2FB1"/>
    <w:rPr>
      <w:rFonts w:ascii="Arial" w:eastAsia="Arial Unicode MS" w:hAnsi="Arial" w:cs="Arial"/>
      <w:b/>
      <w:bCs/>
      <w:color w:val="000000"/>
      <w:sz w:val="36"/>
      <w:szCs w:val="36"/>
      <w:lang w:val="en-US" w:eastAsia="en-US"/>
    </w:rPr>
  </w:style>
  <w:style w:type="character" w:customStyle="1" w:styleId="Heading2Char">
    <w:name w:val="Heading 2 Char"/>
    <w:aliases w:val="None Char"/>
    <w:basedOn w:val="DefaultParagraphFont"/>
    <w:link w:val="Heading2"/>
    <w:rsid w:val="00754F0D"/>
    <w:rPr>
      <w:rFonts w:ascii="Arial" w:eastAsia="Arial Unicode MS" w:hAnsi="Arial"/>
      <w:b/>
      <w:bCs/>
      <w:sz w:val="22"/>
      <w:szCs w:val="29"/>
      <w:lang w:val="en-US" w:eastAsia="en-US"/>
    </w:rPr>
  </w:style>
  <w:style w:type="character" w:customStyle="1" w:styleId="Heading3Char">
    <w:name w:val="Heading 3 Char"/>
    <w:basedOn w:val="DefaultParagraphFont"/>
    <w:link w:val="Heading3"/>
    <w:rsid w:val="00754F0D"/>
    <w:rPr>
      <w:rFonts w:ascii="Arial" w:eastAsia="Arial Unicode MS" w:hAnsi="Arial" w:cs="Arial"/>
      <w:b/>
      <w:bCs/>
      <w:sz w:val="22"/>
      <w:szCs w:val="26"/>
      <w:lang w:val="en-US" w:eastAsia="en-US"/>
    </w:rPr>
  </w:style>
  <w:style w:type="character" w:customStyle="1" w:styleId="Heading4Char">
    <w:name w:val="Heading 4 Char"/>
    <w:basedOn w:val="DefaultParagraphFont"/>
    <w:link w:val="Heading4"/>
    <w:rsid w:val="00754F0D"/>
    <w:rPr>
      <w:rFonts w:ascii="Arial" w:eastAsia="Arial Unicode MS" w:hAnsi="Arial" w:cs="Arial"/>
      <w:b/>
      <w:szCs w:val="28"/>
      <w:lang w:val="en-US" w:eastAsia="en-US"/>
    </w:rPr>
  </w:style>
  <w:style w:type="paragraph" w:styleId="BodyText">
    <w:name w:val="Body Text"/>
    <w:basedOn w:val="Normal"/>
    <w:link w:val="BodyTextChar"/>
    <w:rsid w:val="00754F0D"/>
    <w:pPr>
      <w:autoSpaceDE w:val="0"/>
      <w:autoSpaceDN w:val="0"/>
      <w:adjustRightInd w:val="0"/>
      <w:ind w:left="360"/>
    </w:pPr>
    <w:rPr>
      <w:iCs/>
      <w:sz w:val="22"/>
      <w:szCs w:val="22"/>
    </w:rPr>
  </w:style>
  <w:style w:type="character" w:customStyle="1" w:styleId="BodyTextChar">
    <w:name w:val="Body Text Char"/>
    <w:basedOn w:val="DefaultParagraphFont"/>
    <w:link w:val="BodyText"/>
    <w:rsid w:val="00754F0D"/>
    <w:rPr>
      <w:iCs/>
      <w:sz w:val="22"/>
      <w:szCs w:val="22"/>
      <w:lang w:val="en-US" w:eastAsia="en-US"/>
    </w:rPr>
  </w:style>
  <w:style w:type="paragraph" w:styleId="BodyText2">
    <w:name w:val="Body Text 2"/>
    <w:basedOn w:val="BodyText"/>
    <w:link w:val="BodyText2Char"/>
    <w:rsid w:val="00754F0D"/>
    <w:pPr>
      <w:ind w:left="900"/>
    </w:pPr>
    <w:rPr>
      <w:rFonts w:eastAsia="Arial Unicode MS"/>
    </w:rPr>
  </w:style>
  <w:style w:type="character" w:customStyle="1" w:styleId="BodyText2Char">
    <w:name w:val="Body Text 2 Char"/>
    <w:basedOn w:val="DefaultParagraphFont"/>
    <w:link w:val="BodyText2"/>
    <w:rsid w:val="00754F0D"/>
    <w:rPr>
      <w:rFonts w:eastAsia="Arial Unicode MS"/>
      <w:iCs/>
      <w:sz w:val="22"/>
      <w:szCs w:val="22"/>
      <w:lang w:val="en-US" w:eastAsia="en-US"/>
    </w:rPr>
  </w:style>
  <w:style w:type="character" w:styleId="Hyperlink">
    <w:name w:val="Hyperlink"/>
    <w:uiPriority w:val="99"/>
    <w:rsid w:val="00754F0D"/>
    <w:rPr>
      <w:color w:val="0000FF"/>
      <w:u w:val="single"/>
    </w:rPr>
  </w:style>
  <w:style w:type="paragraph" w:styleId="BodyTextIndent2">
    <w:name w:val="Body Text Indent 2"/>
    <w:basedOn w:val="Normal"/>
    <w:link w:val="BodyTextIndent2Char"/>
    <w:semiHidden/>
    <w:rsid w:val="00754F0D"/>
    <w:pPr>
      <w:tabs>
        <w:tab w:val="left" w:pos="360"/>
      </w:tabs>
      <w:ind w:left="360" w:hanging="360"/>
    </w:pPr>
    <w:rPr>
      <w:sz w:val="22"/>
    </w:rPr>
  </w:style>
  <w:style w:type="character" w:customStyle="1" w:styleId="BodyTextIndent2Char">
    <w:name w:val="Body Text Indent 2 Char"/>
    <w:basedOn w:val="DefaultParagraphFont"/>
    <w:link w:val="BodyTextIndent2"/>
    <w:semiHidden/>
    <w:rsid w:val="00754F0D"/>
    <w:rPr>
      <w:sz w:val="22"/>
      <w:szCs w:val="24"/>
      <w:lang w:val="en-US" w:eastAsia="en-US"/>
    </w:rPr>
  </w:style>
  <w:style w:type="paragraph" w:styleId="BodyText3">
    <w:name w:val="Body Text 3"/>
    <w:basedOn w:val="Normal"/>
    <w:link w:val="BodyText3Char"/>
    <w:uiPriority w:val="99"/>
    <w:unhideWhenUsed/>
    <w:rsid w:val="00754F0D"/>
    <w:pPr>
      <w:spacing w:after="120"/>
    </w:pPr>
    <w:rPr>
      <w:sz w:val="16"/>
      <w:szCs w:val="16"/>
    </w:rPr>
  </w:style>
  <w:style w:type="character" w:customStyle="1" w:styleId="BodyText3Char">
    <w:name w:val="Body Text 3 Char"/>
    <w:basedOn w:val="DefaultParagraphFont"/>
    <w:link w:val="BodyText3"/>
    <w:uiPriority w:val="99"/>
    <w:rsid w:val="00754F0D"/>
    <w:rPr>
      <w:sz w:val="16"/>
      <w:szCs w:val="16"/>
      <w:lang w:val="en-US" w:eastAsia="en-US"/>
    </w:rPr>
  </w:style>
  <w:style w:type="paragraph" w:styleId="BalloonText">
    <w:name w:val="Balloon Text"/>
    <w:basedOn w:val="Normal"/>
    <w:link w:val="BalloonTextChar"/>
    <w:uiPriority w:val="99"/>
    <w:semiHidden/>
    <w:unhideWhenUsed/>
    <w:rsid w:val="00754F0D"/>
    <w:rPr>
      <w:rFonts w:ascii="Tahoma" w:hAnsi="Tahoma" w:cs="Tahoma"/>
      <w:sz w:val="16"/>
      <w:szCs w:val="16"/>
    </w:rPr>
  </w:style>
  <w:style w:type="character" w:customStyle="1" w:styleId="BalloonTextChar">
    <w:name w:val="Balloon Text Char"/>
    <w:basedOn w:val="DefaultParagraphFont"/>
    <w:link w:val="BalloonText"/>
    <w:uiPriority w:val="99"/>
    <w:semiHidden/>
    <w:rsid w:val="00754F0D"/>
    <w:rPr>
      <w:rFonts w:ascii="Tahoma" w:hAnsi="Tahoma" w:cs="Tahoma"/>
      <w:sz w:val="16"/>
      <w:szCs w:val="16"/>
      <w:lang w:val="en-US" w:eastAsia="en-US"/>
    </w:rPr>
  </w:style>
  <w:style w:type="paragraph" w:styleId="TOCHeading">
    <w:name w:val="TOC Heading"/>
    <w:basedOn w:val="Heading1"/>
    <w:next w:val="Normal"/>
    <w:uiPriority w:val="39"/>
    <w:unhideWhenUsed/>
    <w:qFormat/>
    <w:rsid w:val="00FE13EA"/>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FE13EA"/>
    <w:pPr>
      <w:spacing w:after="100"/>
    </w:pPr>
  </w:style>
  <w:style w:type="paragraph" w:styleId="TOC2">
    <w:name w:val="toc 2"/>
    <w:basedOn w:val="Normal"/>
    <w:next w:val="Normal"/>
    <w:autoRedefine/>
    <w:uiPriority w:val="39"/>
    <w:unhideWhenUsed/>
    <w:rsid w:val="00FE13EA"/>
    <w:pPr>
      <w:spacing w:after="100"/>
      <w:ind w:left="240"/>
    </w:pPr>
  </w:style>
  <w:style w:type="character" w:customStyle="1" w:styleId="FooterChar">
    <w:name w:val="Footer Char"/>
    <w:basedOn w:val="DefaultParagraphFont"/>
    <w:link w:val="Footer"/>
    <w:uiPriority w:val="99"/>
    <w:rsid w:val="00FE13EA"/>
    <w:rPr>
      <w:sz w:val="24"/>
      <w:szCs w:val="24"/>
      <w:lang w:val="en-US" w:eastAsia="en-US"/>
    </w:rPr>
  </w:style>
  <w:style w:type="paragraph" w:styleId="NoSpacing">
    <w:name w:val="No Spacing"/>
    <w:link w:val="NoSpacingChar"/>
    <w:uiPriority w:val="1"/>
    <w:qFormat/>
    <w:rsid w:val="00293F04"/>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293F04"/>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uiPriority w:val="99"/>
    <w:rsid w:val="00293F04"/>
    <w:rPr>
      <w:sz w:val="24"/>
      <w:szCs w:val="24"/>
      <w:lang w:val="en-US" w:eastAsia="en-US"/>
    </w:rPr>
  </w:style>
  <w:style w:type="paragraph" w:styleId="NormalWeb">
    <w:name w:val="Normal (Web)"/>
    <w:basedOn w:val="Normal"/>
    <w:uiPriority w:val="99"/>
    <w:semiHidden/>
    <w:unhideWhenUsed/>
    <w:rsid w:val="008E2FE3"/>
    <w:rPr>
      <w:rFonts w:eastAsiaTheme="minorHAnsi"/>
      <w:lang w:val="en-IN" w:eastAsia="en-IN"/>
    </w:rPr>
  </w:style>
  <w:style w:type="paragraph" w:styleId="ListParagraph">
    <w:name w:val="List Paragraph"/>
    <w:aliases w:val="Ref,List Paragraph1,lp1,List Paragraph2"/>
    <w:basedOn w:val="Normal"/>
    <w:link w:val="ListParagraphChar"/>
    <w:uiPriority w:val="34"/>
    <w:qFormat/>
    <w:rsid w:val="003A67CC"/>
    <w:pPr>
      <w:spacing w:before="120" w:after="120"/>
    </w:pPr>
    <w:rPr>
      <w:rFonts w:ascii="Helvetica" w:hAnsi="Helvetica"/>
      <w:sz w:val="20"/>
    </w:rPr>
  </w:style>
  <w:style w:type="character" w:customStyle="1" w:styleId="ListParagraphChar">
    <w:name w:val="List Paragraph Char"/>
    <w:aliases w:val="Ref Char,List Paragraph1 Char,lp1 Char,List Paragraph2 Char"/>
    <w:basedOn w:val="DefaultParagraphFont"/>
    <w:link w:val="ListParagraph"/>
    <w:uiPriority w:val="34"/>
    <w:rsid w:val="003A67CC"/>
    <w:rPr>
      <w:rFonts w:ascii="Helvetica" w:hAnsi="Helvetica"/>
      <w:szCs w:val="24"/>
      <w:lang w:val="en-US" w:eastAsia="en-US"/>
    </w:rPr>
  </w:style>
  <w:style w:type="paragraph" w:customStyle="1" w:styleId="GoodMorning">
    <w:name w:val="GoodMorning"/>
    <w:basedOn w:val="Normal"/>
    <w:semiHidden/>
    <w:rsid w:val="0010499D"/>
    <w:pPr>
      <w:numPr>
        <w:numId w:val="1"/>
      </w:numPr>
      <w:jc w:val="both"/>
    </w:pPr>
    <w:rPr>
      <w:rFonts w:ascii="Lucida Sans" w:hAnsi="Lucida Sans"/>
      <w:color w:val="0000FF"/>
      <w:sz w:val="22"/>
    </w:rPr>
  </w:style>
  <w:style w:type="paragraph" w:styleId="TOC3">
    <w:name w:val="toc 3"/>
    <w:basedOn w:val="Normal"/>
    <w:next w:val="Normal"/>
    <w:autoRedefine/>
    <w:uiPriority w:val="39"/>
    <w:unhideWhenUsed/>
    <w:rsid w:val="00FB229C"/>
    <w:pPr>
      <w:spacing w:after="100"/>
      <w:ind w:left="480"/>
    </w:pPr>
  </w:style>
  <w:style w:type="character" w:styleId="HTMLCode">
    <w:name w:val="HTML Code"/>
    <w:basedOn w:val="DefaultParagraphFont"/>
    <w:uiPriority w:val="99"/>
    <w:semiHidden/>
    <w:unhideWhenUsed/>
    <w:rsid w:val="00160714"/>
    <w:rPr>
      <w:rFonts w:ascii="Courier New" w:eastAsia="Times New Roman" w:hAnsi="Courier New" w:cs="Courier New"/>
      <w:sz w:val="20"/>
      <w:szCs w:val="20"/>
    </w:rPr>
  </w:style>
  <w:style w:type="paragraph" w:styleId="Caption">
    <w:name w:val="caption"/>
    <w:basedOn w:val="Normal"/>
    <w:next w:val="Normal"/>
    <w:unhideWhenUsed/>
    <w:qFormat/>
    <w:rsid w:val="00553084"/>
    <w:pPr>
      <w:spacing w:line="360" w:lineRule="auto"/>
    </w:pPr>
    <w:rPr>
      <w:rFonts w:ascii="Calibri" w:hAnsi="Calibri"/>
      <w:b/>
      <w:bCs/>
      <w:sz w:val="18"/>
      <w:szCs w:val="18"/>
      <w:lang w:bidi="en-US"/>
    </w:rPr>
  </w:style>
  <w:style w:type="character" w:customStyle="1" w:styleId="infoblueChar">
    <w:name w:val="infoblue Char"/>
    <w:basedOn w:val="DefaultParagraphFont"/>
    <w:rsid w:val="00553084"/>
    <w:rPr>
      <w:i/>
      <w:iCs/>
      <w:color w:val="0000FF"/>
      <w:lang w:val="en-US" w:eastAsia="en-US" w:bidi="ar-SA"/>
    </w:rPr>
  </w:style>
  <w:style w:type="table" w:customStyle="1" w:styleId="LightGrid-Accent12">
    <w:name w:val="Light Grid - Accent 12"/>
    <w:basedOn w:val="TableNormal"/>
    <w:uiPriority w:val="62"/>
    <w:rsid w:val="00553084"/>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parameter">
    <w:name w:val="parameter"/>
    <w:basedOn w:val="DefaultParagraphFont"/>
    <w:rsid w:val="00553084"/>
  </w:style>
  <w:style w:type="character" w:styleId="FollowedHyperlink">
    <w:name w:val="FollowedHyperlink"/>
    <w:basedOn w:val="DefaultParagraphFont"/>
    <w:uiPriority w:val="99"/>
    <w:semiHidden/>
    <w:unhideWhenUsed/>
    <w:rsid w:val="00F674A8"/>
    <w:rPr>
      <w:color w:val="800080" w:themeColor="followedHyperlink"/>
      <w:u w:val="single"/>
    </w:rPr>
  </w:style>
  <w:style w:type="character" w:customStyle="1" w:styleId="apple-converted-space">
    <w:name w:val="apple-converted-space"/>
    <w:basedOn w:val="DefaultParagraphFont"/>
    <w:rsid w:val="008A4272"/>
  </w:style>
  <w:style w:type="character" w:customStyle="1" w:styleId="Heading5Char">
    <w:name w:val="Heading 5 Char"/>
    <w:basedOn w:val="DefaultParagraphFont"/>
    <w:link w:val="Heading5"/>
    <w:uiPriority w:val="9"/>
    <w:semiHidden/>
    <w:rsid w:val="006F2FB1"/>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uiPriority w:val="9"/>
    <w:semiHidden/>
    <w:rsid w:val="006F2FB1"/>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uiPriority w:val="9"/>
    <w:semiHidden/>
    <w:rsid w:val="006F2FB1"/>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uiPriority w:val="9"/>
    <w:semiHidden/>
    <w:rsid w:val="006F2FB1"/>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6F2FB1"/>
    <w:rPr>
      <w:rFonts w:asciiTheme="majorHAnsi" w:eastAsiaTheme="majorEastAsia" w:hAnsiTheme="majorHAnsi" w:cstheme="majorBidi"/>
      <w:i/>
      <w:iCs/>
      <w:color w:val="272727" w:themeColor="text1" w:themeTint="D8"/>
      <w:sz w:val="21"/>
      <w:szCs w:val="21"/>
      <w:lang w:val="en-US" w:eastAsia="en-US"/>
    </w:rPr>
  </w:style>
  <w:style w:type="character" w:customStyle="1" w:styleId="search-highlight">
    <w:name w:val="search-highlight"/>
    <w:basedOn w:val="DefaultParagraphFont"/>
    <w:rsid w:val="0029133A"/>
  </w:style>
  <w:style w:type="paragraph" w:styleId="HTMLPreformatted">
    <w:name w:val="HTML Preformatted"/>
    <w:basedOn w:val="Normal"/>
    <w:link w:val="HTMLPreformattedChar"/>
    <w:uiPriority w:val="99"/>
    <w:semiHidden/>
    <w:unhideWhenUsed/>
    <w:rsid w:val="00FB3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B3439"/>
    <w:rPr>
      <w:rFonts w:ascii="Courier New" w:hAnsi="Courier New" w:cs="Courier New"/>
    </w:rPr>
  </w:style>
  <w:style w:type="character" w:styleId="Emphasis">
    <w:name w:val="Emphasis"/>
    <w:basedOn w:val="DefaultParagraphFont"/>
    <w:uiPriority w:val="20"/>
    <w:qFormat/>
    <w:rsid w:val="0022607D"/>
    <w:rPr>
      <w:b/>
      <w:bCs/>
      <w:i w:val="0"/>
      <w:iCs w:val="0"/>
    </w:rPr>
  </w:style>
  <w:style w:type="character" w:customStyle="1" w:styleId="st">
    <w:name w:val="st"/>
    <w:basedOn w:val="DefaultParagraphFont"/>
    <w:rsid w:val="0022607D"/>
  </w:style>
  <w:style w:type="character" w:customStyle="1" w:styleId="kwd">
    <w:name w:val="kwd"/>
    <w:basedOn w:val="DefaultParagraphFont"/>
    <w:rsid w:val="00FB224D"/>
  </w:style>
  <w:style w:type="character" w:customStyle="1" w:styleId="pln">
    <w:name w:val="pln"/>
    <w:basedOn w:val="DefaultParagraphFont"/>
    <w:rsid w:val="00FB224D"/>
  </w:style>
  <w:style w:type="character" w:customStyle="1" w:styleId="pun">
    <w:name w:val="pun"/>
    <w:basedOn w:val="DefaultParagraphFont"/>
    <w:rsid w:val="00FB224D"/>
  </w:style>
  <w:style w:type="character" w:customStyle="1" w:styleId="com">
    <w:name w:val="com"/>
    <w:basedOn w:val="DefaultParagraphFont"/>
    <w:rsid w:val="00FB2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6358">
      <w:bodyDiv w:val="1"/>
      <w:marLeft w:val="0"/>
      <w:marRight w:val="0"/>
      <w:marTop w:val="0"/>
      <w:marBottom w:val="0"/>
      <w:divBdr>
        <w:top w:val="none" w:sz="0" w:space="0" w:color="auto"/>
        <w:left w:val="none" w:sz="0" w:space="0" w:color="auto"/>
        <w:bottom w:val="none" w:sz="0" w:space="0" w:color="auto"/>
        <w:right w:val="none" w:sz="0" w:space="0" w:color="auto"/>
      </w:divBdr>
    </w:div>
    <w:div w:id="72896474">
      <w:bodyDiv w:val="1"/>
      <w:marLeft w:val="0"/>
      <w:marRight w:val="0"/>
      <w:marTop w:val="0"/>
      <w:marBottom w:val="0"/>
      <w:divBdr>
        <w:top w:val="none" w:sz="0" w:space="0" w:color="auto"/>
        <w:left w:val="none" w:sz="0" w:space="0" w:color="auto"/>
        <w:bottom w:val="none" w:sz="0" w:space="0" w:color="auto"/>
        <w:right w:val="none" w:sz="0" w:space="0" w:color="auto"/>
      </w:divBdr>
    </w:div>
    <w:div w:id="91165742">
      <w:bodyDiv w:val="1"/>
      <w:marLeft w:val="0"/>
      <w:marRight w:val="0"/>
      <w:marTop w:val="0"/>
      <w:marBottom w:val="0"/>
      <w:divBdr>
        <w:top w:val="none" w:sz="0" w:space="0" w:color="auto"/>
        <w:left w:val="none" w:sz="0" w:space="0" w:color="auto"/>
        <w:bottom w:val="none" w:sz="0" w:space="0" w:color="auto"/>
        <w:right w:val="none" w:sz="0" w:space="0" w:color="auto"/>
      </w:divBdr>
    </w:div>
    <w:div w:id="95560811">
      <w:bodyDiv w:val="1"/>
      <w:marLeft w:val="0"/>
      <w:marRight w:val="0"/>
      <w:marTop w:val="0"/>
      <w:marBottom w:val="0"/>
      <w:divBdr>
        <w:top w:val="none" w:sz="0" w:space="0" w:color="auto"/>
        <w:left w:val="none" w:sz="0" w:space="0" w:color="auto"/>
        <w:bottom w:val="none" w:sz="0" w:space="0" w:color="auto"/>
        <w:right w:val="none" w:sz="0" w:space="0" w:color="auto"/>
      </w:divBdr>
    </w:div>
    <w:div w:id="120346897">
      <w:bodyDiv w:val="1"/>
      <w:marLeft w:val="0"/>
      <w:marRight w:val="0"/>
      <w:marTop w:val="0"/>
      <w:marBottom w:val="0"/>
      <w:divBdr>
        <w:top w:val="none" w:sz="0" w:space="0" w:color="auto"/>
        <w:left w:val="none" w:sz="0" w:space="0" w:color="auto"/>
        <w:bottom w:val="none" w:sz="0" w:space="0" w:color="auto"/>
        <w:right w:val="none" w:sz="0" w:space="0" w:color="auto"/>
      </w:divBdr>
    </w:div>
    <w:div w:id="131144740">
      <w:bodyDiv w:val="1"/>
      <w:marLeft w:val="0"/>
      <w:marRight w:val="0"/>
      <w:marTop w:val="0"/>
      <w:marBottom w:val="0"/>
      <w:divBdr>
        <w:top w:val="none" w:sz="0" w:space="0" w:color="auto"/>
        <w:left w:val="none" w:sz="0" w:space="0" w:color="auto"/>
        <w:bottom w:val="none" w:sz="0" w:space="0" w:color="auto"/>
        <w:right w:val="none" w:sz="0" w:space="0" w:color="auto"/>
      </w:divBdr>
    </w:div>
    <w:div w:id="131947833">
      <w:bodyDiv w:val="1"/>
      <w:marLeft w:val="0"/>
      <w:marRight w:val="0"/>
      <w:marTop w:val="0"/>
      <w:marBottom w:val="0"/>
      <w:divBdr>
        <w:top w:val="none" w:sz="0" w:space="0" w:color="auto"/>
        <w:left w:val="none" w:sz="0" w:space="0" w:color="auto"/>
        <w:bottom w:val="none" w:sz="0" w:space="0" w:color="auto"/>
        <w:right w:val="none" w:sz="0" w:space="0" w:color="auto"/>
      </w:divBdr>
    </w:div>
    <w:div w:id="158205225">
      <w:bodyDiv w:val="1"/>
      <w:marLeft w:val="0"/>
      <w:marRight w:val="0"/>
      <w:marTop w:val="0"/>
      <w:marBottom w:val="0"/>
      <w:divBdr>
        <w:top w:val="none" w:sz="0" w:space="0" w:color="auto"/>
        <w:left w:val="none" w:sz="0" w:space="0" w:color="auto"/>
        <w:bottom w:val="none" w:sz="0" w:space="0" w:color="auto"/>
        <w:right w:val="none" w:sz="0" w:space="0" w:color="auto"/>
      </w:divBdr>
    </w:div>
    <w:div w:id="186217122">
      <w:bodyDiv w:val="1"/>
      <w:marLeft w:val="0"/>
      <w:marRight w:val="0"/>
      <w:marTop w:val="0"/>
      <w:marBottom w:val="0"/>
      <w:divBdr>
        <w:top w:val="none" w:sz="0" w:space="0" w:color="auto"/>
        <w:left w:val="none" w:sz="0" w:space="0" w:color="auto"/>
        <w:bottom w:val="none" w:sz="0" w:space="0" w:color="auto"/>
        <w:right w:val="none" w:sz="0" w:space="0" w:color="auto"/>
      </w:divBdr>
    </w:div>
    <w:div w:id="201327560">
      <w:bodyDiv w:val="1"/>
      <w:marLeft w:val="0"/>
      <w:marRight w:val="0"/>
      <w:marTop w:val="0"/>
      <w:marBottom w:val="0"/>
      <w:divBdr>
        <w:top w:val="none" w:sz="0" w:space="0" w:color="auto"/>
        <w:left w:val="none" w:sz="0" w:space="0" w:color="auto"/>
        <w:bottom w:val="none" w:sz="0" w:space="0" w:color="auto"/>
        <w:right w:val="none" w:sz="0" w:space="0" w:color="auto"/>
      </w:divBdr>
    </w:div>
    <w:div w:id="299698403">
      <w:bodyDiv w:val="1"/>
      <w:marLeft w:val="0"/>
      <w:marRight w:val="0"/>
      <w:marTop w:val="0"/>
      <w:marBottom w:val="0"/>
      <w:divBdr>
        <w:top w:val="none" w:sz="0" w:space="0" w:color="auto"/>
        <w:left w:val="none" w:sz="0" w:space="0" w:color="auto"/>
        <w:bottom w:val="none" w:sz="0" w:space="0" w:color="auto"/>
        <w:right w:val="none" w:sz="0" w:space="0" w:color="auto"/>
      </w:divBdr>
    </w:div>
    <w:div w:id="324406481">
      <w:bodyDiv w:val="1"/>
      <w:marLeft w:val="0"/>
      <w:marRight w:val="0"/>
      <w:marTop w:val="0"/>
      <w:marBottom w:val="0"/>
      <w:divBdr>
        <w:top w:val="none" w:sz="0" w:space="0" w:color="auto"/>
        <w:left w:val="none" w:sz="0" w:space="0" w:color="auto"/>
        <w:bottom w:val="none" w:sz="0" w:space="0" w:color="auto"/>
        <w:right w:val="none" w:sz="0" w:space="0" w:color="auto"/>
      </w:divBdr>
    </w:div>
    <w:div w:id="380641518">
      <w:bodyDiv w:val="1"/>
      <w:marLeft w:val="0"/>
      <w:marRight w:val="0"/>
      <w:marTop w:val="0"/>
      <w:marBottom w:val="0"/>
      <w:divBdr>
        <w:top w:val="none" w:sz="0" w:space="0" w:color="auto"/>
        <w:left w:val="none" w:sz="0" w:space="0" w:color="auto"/>
        <w:bottom w:val="none" w:sz="0" w:space="0" w:color="auto"/>
        <w:right w:val="none" w:sz="0" w:space="0" w:color="auto"/>
      </w:divBdr>
      <w:divsChild>
        <w:div w:id="1765300284">
          <w:marLeft w:val="0"/>
          <w:marRight w:val="0"/>
          <w:marTop w:val="0"/>
          <w:marBottom w:val="0"/>
          <w:divBdr>
            <w:top w:val="none" w:sz="0" w:space="0" w:color="auto"/>
            <w:left w:val="none" w:sz="0" w:space="0" w:color="auto"/>
            <w:bottom w:val="none" w:sz="0" w:space="0" w:color="auto"/>
            <w:right w:val="none" w:sz="0" w:space="0" w:color="auto"/>
          </w:divBdr>
          <w:divsChild>
            <w:div w:id="1554198050">
              <w:marLeft w:val="0"/>
              <w:marRight w:val="0"/>
              <w:marTop w:val="0"/>
              <w:marBottom w:val="0"/>
              <w:divBdr>
                <w:top w:val="none" w:sz="0" w:space="0" w:color="auto"/>
                <w:left w:val="none" w:sz="0" w:space="0" w:color="auto"/>
                <w:bottom w:val="none" w:sz="0" w:space="0" w:color="auto"/>
                <w:right w:val="none" w:sz="0" w:space="0" w:color="auto"/>
              </w:divBdr>
              <w:divsChild>
                <w:div w:id="914359228">
                  <w:marLeft w:val="3795"/>
                  <w:marRight w:val="0"/>
                  <w:marTop w:val="0"/>
                  <w:marBottom w:val="0"/>
                  <w:divBdr>
                    <w:top w:val="none" w:sz="0" w:space="0" w:color="auto"/>
                    <w:left w:val="none" w:sz="0" w:space="0" w:color="auto"/>
                    <w:bottom w:val="none" w:sz="0" w:space="0" w:color="auto"/>
                    <w:right w:val="none" w:sz="0" w:space="0" w:color="auto"/>
                  </w:divBdr>
                  <w:divsChild>
                    <w:div w:id="1155074223">
                      <w:marLeft w:val="0"/>
                      <w:marRight w:val="0"/>
                      <w:marTop w:val="0"/>
                      <w:marBottom w:val="0"/>
                      <w:divBdr>
                        <w:top w:val="none" w:sz="0" w:space="0" w:color="auto"/>
                        <w:left w:val="none" w:sz="0" w:space="0" w:color="auto"/>
                        <w:bottom w:val="none" w:sz="0" w:space="0" w:color="auto"/>
                        <w:right w:val="none" w:sz="0" w:space="0" w:color="auto"/>
                      </w:divBdr>
                      <w:divsChild>
                        <w:div w:id="643120704">
                          <w:marLeft w:val="0"/>
                          <w:marRight w:val="0"/>
                          <w:marTop w:val="0"/>
                          <w:marBottom w:val="0"/>
                          <w:divBdr>
                            <w:top w:val="none" w:sz="0" w:space="0" w:color="auto"/>
                            <w:left w:val="none" w:sz="0" w:space="0" w:color="auto"/>
                            <w:bottom w:val="none" w:sz="0" w:space="0" w:color="auto"/>
                            <w:right w:val="none" w:sz="0" w:space="0" w:color="auto"/>
                          </w:divBdr>
                          <w:divsChild>
                            <w:div w:id="588008264">
                              <w:marLeft w:val="0"/>
                              <w:marRight w:val="0"/>
                              <w:marTop w:val="0"/>
                              <w:marBottom w:val="0"/>
                              <w:divBdr>
                                <w:top w:val="none" w:sz="0" w:space="0" w:color="auto"/>
                                <w:left w:val="none" w:sz="0" w:space="0" w:color="auto"/>
                                <w:bottom w:val="none" w:sz="0" w:space="0" w:color="auto"/>
                                <w:right w:val="none" w:sz="0" w:space="0" w:color="auto"/>
                              </w:divBdr>
                              <w:divsChild>
                                <w:div w:id="20153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348104">
      <w:bodyDiv w:val="1"/>
      <w:marLeft w:val="0"/>
      <w:marRight w:val="0"/>
      <w:marTop w:val="0"/>
      <w:marBottom w:val="0"/>
      <w:divBdr>
        <w:top w:val="none" w:sz="0" w:space="0" w:color="auto"/>
        <w:left w:val="none" w:sz="0" w:space="0" w:color="auto"/>
        <w:bottom w:val="none" w:sz="0" w:space="0" w:color="auto"/>
        <w:right w:val="none" w:sz="0" w:space="0" w:color="auto"/>
      </w:divBdr>
    </w:div>
    <w:div w:id="645430529">
      <w:bodyDiv w:val="1"/>
      <w:marLeft w:val="0"/>
      <w:marRight w:val="0"/>
      <w:marTop w:val="0"/>
      <w:marBottom w:val="0"/>
      <w:divBdr>
        <w:top w:val="none" w:sz="0" w:space="0" w:color="auto"/>
        <w:left w:val="none" w:sz="0" w:space="0" w:color="auto"/>
        <w:bottom w:val="none" w:sz="0" w:space="0" w:color="auto"/>
        <w:right w:val="none" w:sz="0" w:space="0" w:color="auto"/>
      </w:divBdr>
    </w:div>
    <w:div w:id="695888266">
      <w:bodyDiv w:val="1"/>
      <w:marLeft w:val="0"/>
      <w:marRight w:val="0"/>
      <w:marTop w:val="0"/>
      <w:marBottom w:val="0"/>
      <w:divBdr>
        <w:top w:val="none" w:sz="0" w:space="0" w:color="auto"/>
        <w:left w:val="none" w:sz="0" w:space="0" w:color="auto"/>
        <w:bottom w:val="none" w:sz="0" w:space="0" w:color="auto"/>
        <w:right w:val="none" w:sz="0" w:space="0" w:color="auto"/>
      </w:divBdr>
      <w:divsChild>
        <w:div w:id="846136560">
          <w:marLeft w:val="120"/>
          <w:marRight w:val="120"/>
          <w:marTop w:val="120"/>
          <w:marBottom w:val="120"/>
          <w:divBdr>
            <w:top w:val="single" w:sz="6" w:space="6" w:color="BBBBBB"/>
            <w:left w:val="none" w:sz="0" w:space="0" w:color="auto"/>
            <w:bottom w:val="single" w:sz="6" w:space="6" w:color="BBBBBB"/>
            <w:right w:val="none" w:sz="0" w:space="0" w:color="auto"/>
          </w:divBdr>
          <w:divsChild>
            <w:div w:id="519508234">
              <w:marLeft w:val="0"/>
              <w:marRight w:val="0"/>
              <w:marTop w:val="0"/>
              <w:marBottom w:val="0"/>
              <w:divBdr>
                <w:top w:val="none" w:sz="0" w:space="0" w:color="auto"/>
                <w:left w:val="none" w:sz="0" w:space="0" w:color="auto"/>
                <w:bottom w:val="none" w:sz="0" w:space="0" w:color="auto"/>
                <w:right w:val="none" w:sz="0" w:space="0" w:color="auto"/>
              </w:divBdr>
              <w:divsChild>
                <w:div w:id="9741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3067">
          <w:marLeft w:val="120"/>
          <w:marRight w:val="120"/>
          <w:marTop w:val="120"/>
          <w:marBottom w:val="120"/>
          <w:divBdr>
            <w:top w:val="single" w:sz="6" w:space="6" w:color="BBBBBB"/>
            <w:left w:val="none" w:sz="0" w:space="0" w:color="auto"/>
            <w:bottom w:val="single" w:sz="6" w:space="6" w:color="BBBBBB"/>
            <w:right w:val="none" w:sz="0" w:space="0" w:color="auto"/>
          </w:divBdr>
          <w:divsChild>
            <w:div w:id="524447940">
              <w:marLeft w:val="0"/>
              <w:marRight w:val="0"/>
              <w:marTop w:val="0"/>
              <w:marBottom w:val="0"/>
              <w:divBdr>
                <w:top w:val="none" w:sz="0" w:space="0" w:color="auto"/>
                <w:left w:val="none" w:sz="0" w:space="0" w:color="auto"/>
                <w:bottom w:val="none" w:sz="0" w:space="0" w:color="auto"/>
                <w:right w:val="none" w:sz="0" w:space="0" w:color="auto"/>
              </w:divBdr>
              <w:divsChild>
                <w:div w:id="826168385">
                  <w:marLeft w:val="0"/>
                  <w:marRight w:val="0"/>
                  <w:marTop w:val="0"/>
                  <w:marBottom w:val="0"/>
                  <w:divBdr>
                    <w:top w:val="none" w:sz="0" w:space="0" w:color="auto"/>
                    <w:left w:val="none" w:sz="0" w:space="0" w:color="auto"/>
                    <w:bottom w:val="none" w:sz="0" w:space="0" w:color="auto"/>
                    <w:right w:val="none" w:sz="0" w:space="0" w:color="auto"/>
                  </w:divBdr>
                </w:div>
                <w:div w:id="1917667302">
                  <w:marLeft w:val="0"/>
                  <w:marRight w:val="0"/>
                  <w:marTop w:val="0"/>
                  <w:marBottom w:val="0"/>
                  <w:divBdr>
                    <w:top w:val="none" w:sz="0" w:space="0" w:color="auto"/>
                    <w:left w:val="none" w:sz="0" w:space="0" w:color="auto"/>
                    <w:bottom w:val="none" w:sz="0" w:space="0" w:color="auto"/>
                    <w:right w:val="none" w:sz="0" w:space="0" w:color="auto"/>
                  </w:divBdr>
                </w:div>
                <w:div w:id="1741488923">
                  <w:marLeft w:val="0"/>
                  <w:marRight w:val="0"/>
                  <w:marTop w:val="0"/>
                  <w:marBottom w:val="0"/>
                  <w:divBdr>
                    <w:top w:val="none" w:sz="0" w:space="0" w:color="auto"/>
                    <w:left w:val="none" w:sz="0" w:space="0" w:color="auto"/>
                    <w:bottom w:val="none" w:sz="0" w:space="0" w:color="auto"/>
                    <w:right w:val="none" w:sz="0" w:space="0" w:color="auto"/>
                  </w:divBdr>
                </w:div>
                <w:div w:id="8316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92208">
      <w:bodyDiv w:val="1"/>
      <w:marLeft w:val="0"/>
      <w:marRight w:val="0"/>
      <w:marTop w:val="0"/>
      <w:marBottom w:val="0"/>
      <w:divBdr>
        <w:top w:val="none" w:sz="0" w:space="0" w:color="auto"/>
        <w:left w:val="none" w:sz="0" w:space="0" w:color="auto"/>
        <w:bottom w:val="none" w:sz="0" w:space="0" w:color="auto"/>
        <w:right w:val="none" w:sz="0" w:space="0" w:color="auto"/>
      </w:divBdr>
    </w:div>
    <w:div w:id="791023101">
      <w:bodyDiv w:val="1"/>
      <w:marLeft w:val="0"/>
      <w:marRight w:val="0"/>
      <w:marTop w:val="0"/>
      <w:marBottom w:val="0"/>
      <w:divBdr>
        <w:top w:val="none" w:sz="0" w:space="0" w:color="auto"/>
        <w:left w:val="none" w:sz="0" w:space="0" w:color="auto"/>
        <w:bottom w:val="none" w:sz="0" w:space="0" w:color="auto"/>
        <w:right w:val="none" w:sz="0" w:space="0" w:color="auto"/>
      </w:divBdr>
    </w:div>
    <w:div w:id="874778821">
      <w:bodyDiv w:val="1"/>
      <w:marLeft w:val="0"/>
      <w:marRight w:val="0"/>
      <w:marTop w:val="0"/>
      <w:marBottom w:val="0"/>
      <w:divBdr>
        <w:top w:val="none" w:sz="0" w:space="0" w:color="auto"/>
        <w:left w:val="none" w:sz="0" w:space="0" w:color="auto"/>
        <w:bottom w:val="none" w:sz="0" w:space="0" w:color="auto"/>
        <w:right w:val="none" w:sz="0" w:space="0" w:color="auto"/>
      </w:divBdr>
    </w:div>
    <w:div w:id="878661494">
      <w:bodyDiv w:val="1"/>
      <w:marLeft w:val="0"/>
      <w:marRight w:val="0"/>
      <w:marTop w:val="0"/>
      <w:marBottom w:val="0"/>
      <w:divBdr>
        <w:top w:val="none" w:sz="0" w:space="0" w:color="auto"/>
        <w:left w:val="none" w:sz="0" w:space="0" w:color="auto"/>
        <w:bottom w:val="none" w:sz="0" w:space="0" w:color="auto"/>
        <w:right w:val="none" w:sz="0" w:space="0" w:color="auto"/>
      </w:divBdr>
      <w:divsChild>
        <w:div w:id="649291624">
          <w:marLeft w:val="1008"/>
          <w:marRight w:val="0"/>
          <w:marTop w:val="110"/>
          <w:marBottom w:val="0"/>
          <w:divBdr>
            <w:top w:val="none" w:sz="0" w:space="0" w:color="auto"/>
            <w:left w:val="none" w:sz="0" w:space="0" w:color="auto"/>
            <w:bottom w:val="none" w:sz="0" w:space="0" w:color="auto"/>
            <w:right w:val="none" w:sz="0" w:space="0" w:color="auto"/>
          </w:divBdr>
        </w:div>
      </w:divsChild>
    </w:div>
    <w:div w:id="969672483">
      <w:bodyDiv w:val="1"/>
      <w:marLeft w:val="0"/>
      <w:marRight w:val="0"/>
      <w:marTop w:val="0"/>
      <w:marBottom w:val="0"/>
      <w:divBdr>
        <w:top w:val="none" w:sz="0" w:space="0" w:color="auto"/>
        <w:left w:val="none" w:sz="0" w:space="0" w:color="auto"/>
        <w:bottom w:val="none" w:sz="0" w:space="0" w:color="auto"/>
        <w:right w:val="none" w:sz="0" w:space="0" w:color="auto"/>
      </w:divBdr>
      <w:divsChild>
        <w:div w:id="808135464">
          <w:marLeft w:val="720"/>
          <w:marRight w:val="0"/>
          <w:marTop w:val="0"/>
          <w:marBottom w:val="0"/>
          <w:divBdr>
            <w:top w:val="none" w:sz="0" w:space="0" w:color="auto"/>
            <w:left w:val="none" w:sz="0" w:space="0" w:color="auto"/>
            <w:bottom w:val="none" w:sz="0" w:space="0" w:color="auto"/>
            <w:right w:val="none" w:sz="0" w:space="0" w:color="auto"/>
          </w:divBdr>
        </w:div>
      </w:divsChild>
    </w:div>
    <w:div w:id="986007790">
      <w:bodyDiv w:val="1"/>
      <w:marLeft w:val="0"/>
      <w:marRight w:val="0"/>
      <w:marTop w:val="0"/>
      <w:marBottom w:val="0"/>
      <w:divBdr>
        <w:top w:val="none" w:sz="0" w:space="0" w:color="auto"/>
        <w:left w:val="none" w:sz="0" w:space="0" w:color="auto"/>
        <w:bottom w:val="none" w:sz="0" w:space="0" w:color="auto"/>
        <w:right w:val="none" w:sz="0" w:space="0" w:color="auto"/>
      </w:divBdr>
    </w:div>
    <w:div w:id="989096000">
      <w:bodyDiv w:val="1"/>
      <w:marLeft w:val="0"/>
      <w:marRight w:val="0"/>
      <w:marTop w:val="0"/>
      <w:marBottom w:val="0"/>
      <w:divBdr>
        <w:top w:val="none" w:sz="0" w:space="0" w:color="auto"/>
        <w:left w:val="none" w:sz="0" w:space="0" w:color="auto"/>
        <w:bottom w:val="none" w:sz="0" w:space="0" w:color="auto"/>
        <w:right w:val="none" w:sz="0" w:space="0" w:color="auto"/>
      </w:divBdr>
    </w:div>
    <w:div w:id="1170831200">
      <w:bodyDiv w:val="1"/>
      <w:marLeft w:val="0"/>
      <w:marRight w:val="0"/>
      <w:marTop w:val="0"/>
      <w:marBottom w:val="0"/>
      <w:divBdr>
        <w:top w:val="none" w:sz="0" w:space="0" w:color="auto"/>
        <w:left w:val="none" w:sz="0" w:space="0" w:color="auto"/>
        <w:bottom w:val="none" w:sz="0" w:space="0" w:color="auto"/>
        <w:right w:val="none" w:sz="0" w:space="0" w:color="auto"/>
      </w:divBdr>
    </w:div>
    <w:div w:id="1178691786">
      <w:bodyDiv w:val="1"/>
      <w:marLeft w:val="0"/>
      <w:marRight w:val="0"/>
      <w:marTop w:val="0"/>
      <w:marBottom w:val="0"/>
      <w:divBdr>
        <w:top w:val="none" w:sz="0" w:space="0" w:color="auto"/>
        <w:left w:val="none" w:sz="0" w:space="0" w:color="auto"/>
        <w:bottom w:val="none" w:sz="0" w:space="0" w:color="auto"/>
        <w:right w:val="none" w:sz="0" w:space="0" w:color="auto"/>
      </w:divBdr>
      <w:divsChild>
        <w:div w:id="832139347">
          <w:marLeft w:val="1440"/>
          <w:marRight w:val="0"/>
          <w:marTop w:val="100"/>
          <w:marBottom w:val="0"/>
          <w:divBdr>
            <w:top w:val="none" w:sz="0" w:space="0" w:color="auto"/>
            <w:left w:val="none" w:sz="0" w:space="0" w:color="auto"/>
            <w:bottom w:val="none" w:sz="0" w:space="0" w:color="auto"/>
            <w:right w:val="none" w:sz="0" w:space="0" w:color="auto"/>
          </w:divBdr>
        </w:div>
      </w:divsChild>
    </w:div>
    <w:div w:id="1212377272">
      <w:bodyDiv w:val="1"/>
      <w:marLeft w:val="0"/>
      <w:marRight w:val="0"/>
      <w:marTop w:val="0"/>
      <w:marBottom w:val="0"/>
      <w:divBdr>
        <w:top w:val="none" w:sz="0" w:space="0" w:color="auto"/>
        <w:left w:val="none" w:sz="0" w:space="0" w:color="auto"/>
        <w:bottom w:val="none" w:sz="0" w:space="0" w:color="auto"/>
        <w:right w:val="none" w:sz="0" w:space="0" w:color="auto"/>
      </w:divBdr>
    </w:div>
    <w:div w:id="1240946269">
      <w:bodyDiv w:val="1"/>
      <w:marLeft w:val="0"/>
      <w:marRight w:val="0"/>
      <w:marTop w:val="0"/>
      <w:marBottom w:val="0"/>
      <w:divBdr>
        <w:top w:val="none" w:sz="0" w:space="0" w:color="auto"/>
        <w:left w:val="none" w:sz="0" w:space="0" w:color="auto"/>
        <w:bottom w:val="none" w:sz="0" w:space="0" w:color="auto"/>
        <w:right w:val="none" w:sz="0" w:space="0" w:color="auto"/>
      </w:divBdr>
    </w:div>
    <w:div w:id="1349020724">
      <w:bodyDiv w:val="1"/>
      <w:marLeft w:val="0"/>
      <w:marRight w:val="0"/>
      <w:marTop w:val="0"/>
      <w:marBottom w:val="0"/>
      <w:divBdr>
        <w:top w:val="none" w:sz="0" w:space="0" w:color="auto"/>
        <w:left w:val="none" w:sz="0" w:space="0" w:color="auto"/>
        <w:bottom w:val="none" w:sz="0" w:space="0" w:color="auto"/>
        <w:right w:val="none" w:sz="0" w:space="0" w:color="auto"/>
      </w:divBdr>
    </w:div>
    <w:div w:id="1430076372">
      <w:bodyDiv w:val="1"/>
      <w:marLeft w:val="0"/>
      <w:marRight w:val="0"/>
      <w:marTop w:val="0"/>
      <w:marBottom w:val="0"/>
      <w:divBdr>
        <w:top w:val="none" w:sz="0" w:space="0" w:color="auto"/>
        <w:left w:val="none" w:sz="0" w:space="0" w:color="auto"/>
        <w:bottom w:val="none" w:sz="0" w:space="0" w:color="auto"/>
        <w:right w:val="none" w:sz="0" w:space="0" w:color="auto"/>
      </w:divBdr>
    </w:div>
    <w:div w:id="1525709615">
      <w:bodyDiv w:val="1"/>
      <w:marLeft w:val="0"/>
      <w:marRight w:val="0"/>
      <w:marTop w:val="0"/>
      <w:marBottom w:val="0"/>
      <w:divBdr>
        <w:top w:val="none" w:sz="0" w:space="0" w:color="auto"/>
        <w:left w:val="none" w:sz="0" w:space="0" w:color="auto"/>
        <w:bottom w:val="none" w:sz="0" w:space="0" w:color="auto"/>
        <w:right w:val="none" w:sz="0" w:space="0" w:color="auto"/>
      </w:divBdr>
    </w:div>
    <w:div w:id="1556428969">
      <w:bodyDiv w:val="1"/>
      <w:marLeft w:val="0"/>
      <w:marRight w:val="0"/>
      <w:marTop w:val="0"/>
      <w:marBottom w:val="0"/>
      <w:divBdr>
        <w:top w:val="none" w:sz="0" w:space="0" w:color="auto"/>
        <w:left w:val="none" w:sz="0" w:space="0" w:color="auto"/>
        <w:bottom w:val="none" w:sz="0" w:space="0" w:color="auto"/>
        <w:right w:val="none" w:sz="0" w:space="0" w:color="auto"/>
      </w:divBdr>
    </w:div>
    <w:div w:id="1568153950">
      <w:bodyDiv w:val="1"/>
      <w:marLeft w:val="0"/>
      <w:marRight w:val="0"/>
      <w:marTop w:val="0"/>
      <w:marBottom w:val="0"/>
      <w:divBdr>
        <w:top w:val="none" w:sz="0" w:space="0" w:color="auto"/>
        <w:left w:val="none" w:sz="0" w:space="0" w:color="auto"/>
        <w:bottom w:val="none" w:sz="0" w:space="0" w:color="auto"/>
        <w:right w:val="none" w:sz="0" w:space="0" w:color="auto"/>
      </w:divBdr>
    </w:div>
    <w:div w:id="1600867704">
      <w:bodyDiv w:val="1"/>
      <w:marLeft w:val="0"/>
      <w:marRight w:val="0"/>
      <w:marTop w:val="0"/>
      <w:marBottom w:val="0"/>
      <w:divBdr>
        <w:top w:val="none" w:sz="0" w:space="0" w:color="auto"/>
        <w:left w:val="none" w:sz="0" w:space="0" w:color="auto"/>
        <w:bottom w:val="none" w:sz="0" w:space="0" w:color="auto"/>
        <w:right w:val="none" w:sz="0" w:space="0" w:color="auto"/>
      </w:divBdr>
    </w:div>
    <w:div w:id="1673797870">
      <w:bodyDiv w:val="1"/>
      <w:marLeft w:val="0"/>
      <w:marRight w:val="0"/>
      <w:marTop w:val="0"/>
      <w:marBottom w:val="0"/>
      <w:divBdr>
        <w:top w:val="none" w:sz="0" w:space="0" w:color="auto"/>
        <w:left w:val="none" w:sz="0" w:space="0" w:color="auto"/>
        <w:bottom w:val="none" w:sz="0" w:space="0" w:color="auto"/>
        <w:right w:val="none" w:sz="0" w:space="0" w:color="auto"/>
      </w:divBdr>
    </w:div>
    <w:div w:id="1703900872">
      <w:bodyDiv w:val="1"/>
      <w:marLeft w:val="0"/>
      <w:marRight w:val="0"/>
      <w:marTop w:val="0"/>
      <w:marBottom w:val="0"/>
      <w:divBdr>
        <w:top w:val="none" w:sz="0" w:space="0" w:color="auto"/>
        <w:left w:val="none" w:sz="0" w:space="0" w:color="auto"/>
        <w:bottom w:val="none" w:sz="0" w:space="0" w:color="auto"/>
        <w:right w:val="none" w:sz="0" w:space="0" w:color="auto"/>
      </w:divBdr>
    </w:div>
    <w:div w:id="1721708268">
      <w:bodyDiv w:val="1"/>
      <w:marLeft w:val="0"/>
      <w:marRight w:val="0"/>
      <w:marTop w:val="0"/>
      <w:marBottom w:val="0"/>
      <w:divBdr>
        <w:top w:val="none" w:sz="0" w:space="0" w:color="auto"/>
        <w:left w:val="none" w:sz="0" w:space="0" w:color="auto"/>
        <w:bottom w:val="none" w:sz="0" w:space="0" w:color="auto"/>
        <w:right w:val="none" w:sz="0" w:space="0" w:color="auto"/>
      </w:divBdr>
    </w:div>
    <w:div w:id="1812363673">
      <w:bodyDiv w:val="1"/>
      <w:marLeft w:val="0"/>
      <w:marRight w:val="0"/>
      <w:marTop w:val="0"/>
      <w:marBottom w:val="0"/>
      <w:divBdr>
        <w:top w:val="none" w:sz="0" w:space="0" w:color="auto"/>
        <w:left w:val="none" w:sz="0" w:space="0" w:color="auto"/>
        <w:bottom w:val="none" w:sz="0" w:space="0" w:color="auto"/>
        <w:right w:val="none" w:sz="0" w:space="0" w:color="auto"/>
      </w:divBdr>
    </w:div>
    <w:div w:id="1838227887">
      <w:bodyDiv w:val="1"/>
      <w:marLeft w:val="0"/>
      <w:marRight w:val="0"/>
      <w:marTop w:val="0"/>
      <w:marBottom w:val="0"/>
      <w:divBdr>
        <w:top w:val="none" w:sz="0" w:space="0" w:color="auto"/>
        <w:left w:val="none" w:sz="0" w:space="0" w:color="auto"/>
        <w:bottom w:val="none" w:sz="0" w:space="0" w:color="auto"/>
        <w:right w:val="none" w:sz="0" w:space="0" w:color="auto"/>
      </w:divBdr>
      <w:divsChild>
        <w:div w:id="570819093">
          <w:marLeft w:val="720"/>
          <w:marRight w:val="0"/>
          <w:marTop w:val="0"/>
          <w:marBottom w:val="0"/>
          <w:divBdr>
            <w:top w:val="none" w:sz="0" w:space="0" w:color="auto"/>
            <w:left w:val="none" w:sz="0" w:space="0" w:color="auto"/>
            <w:bottom w:val="none" w:sz="0" w:space="0" w:color="auto"/>
            <w:right w:val="none" w:sz="0" w:space="0" w:color="auto"/>
          </w:divBdr>
        </w:div>
      </w:divsChild>
    </w:div>
    <w:div w:id="1846240103">
      <w:bodyDiv w:val="1"/>
      <w:marLeft w:val="0"/>
      <w:marRight w:val="0"/>
      <w:marTop w:val="0"/>
      <w:marBottom w:val="0"/>
      <w:divBdr>
        <w:top w:val="none" w:sz="0" w:space="0" w:color="auto"/>
        <w:left w:val="none" w:sz="0" w:space="0" w:color="auto"/>
        <w:bottom w:val="none" w:sz="0" w:space="0" w:color="auto"/>
        <w:right w:val="none" w:sz="0" w:space="0" w:color="auto"/>
      </w:divBdr>
      <w:divsChild>
        <w:div w:id="113256190">
          <w:marLeft w:val="720"/>
          <w:marRight w:val="0"/>
          <w:marTop w:val="0"/>
          <w:marBottom w:val="0"/>
          <w:divBdr>
            <w:top w:val="none" w:sz="0" w:space="0" w:color="auto"/>
            <w:left w:val="none" w:sz="0" w:space="0" w:color="auto"/>
            <w:bottom w:val="none" w:sz="0" w:space="0" w:color="auto"/>
            <w:right w:val="none" w:sz="0" w:space="0" w:color="auto"/>
          </w:divBdr>
        </w:div>
      </w:divsChild>
    </w:div>
    <w:div w:id="1943025826">
      <w:bodyDiv w:val="1"/>
      <w:marLeft w:val="0"/>
      <w:marRight w:val="0"/>
      <w:marTop w:val="0"/>
      <w:marBottom w:val="0"/>
      <w:divBdr>
        <w:top w:val="none" w:sz="0" w:space="0" w:color="auto"/>
        <w:left w:val="none" w:sz="0" w:space="0" w:color="auto"/>
        <w:bottom w:val="none" w:sz="0" w:space="0" w:color="auto"/>
        <w:right w:val="none" w:sz="0" w:space="0" w:color="auto"/>
      </w:divBdr>
    </w:div>
    <w:div w:id="1953246584">
      <w:bodyDiv w:val="1"/>
      <w:marLeft w:val="0"/>
      <w:marRight w:val="0"/>
      <w:marTop w:val="0"/>
      <w:marBottom w:val="0"/>
      <w:divBdr>
        <w:top w:val="none" w:sz="0" w:space="0" w:color="auto"/>
        <w:left w:val="none" w:sz="0" w:space="0" w:color="auto"/>
        <w:bottom w:val="none" w:sz="0" w:space="0" w:color="auto"/>
        <w:right w:val="none" w:sz="0" w:space="0" w:color="auto"/>
      </w:divBdr>
    </w:div>
    <w:div w:id="2010449241">
      <w:bodyDiv w:val="1"/>
      <w:marLeft w:val="0"/>
      <w:marRight w:val="0"/>
      <w:marTop w:val="0"/>
      <w:marBottom w:val="0"/>
      <w:divBdr>
        <w:top w:val="none" w:sz="0" w:space="0" w:color="auto"/>
        <w:left w:val="none" w:sz="0" w:space="0" w:color="auto"/>
        <w:bottom w:val="none" w:sz="0" w:space="0" w:color="auto"/>
        <w:right w:val="none" w:sz="0" w:space="0" w:color="auto"/>
      </w:divBdr>
    </w:div>
    <w:div w:id="2075157149">
      <w:bodyDiv w:val="1"/>
      <w:marLeft w:val="0"/>
      <w:marRight w:val="0"/>
      <w:marTop w:val="0"/>
      <w:marBottom w:val="0"/>
      <w:divBdr>
        <w:top w:val="none" w:sz="0" w:space="0" w:color="auto"/>
        <w:left w:val="none" w:sz="0" w:space="0" w:color="auto"/>
        <w:bottom w:val="none" w:sz="0" w:space="0" w:color="auto"/>
        <w:right w:val="none" w:sz="0" w:space="0" w:color="auto"/>
      </w:divBdr>
      <w:divsChild>
        <w:div w:id="2780264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vg-edit.googlecode.com/svn/branches/stable/editor/svg-editor.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86E6CE-3EEB-477C-ABE2-7F463A6B7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9</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Sage 300 ERP Coding Standards</vt:lpstr>
    </vt:vector>
  </TitlesOfParts>
  <Company>Sage Software, Inc.</Company>
  <LinksUpToDate>false</LinksUpToDate>
  <CharactersWithSpaces>10401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ERP Coding Standards</dc:title>
  <dc:subject>Coding Standards</dc:subject>
  <dc:creator>John.Thomas@sage.com</dc:creator>
  <cp:keywords/>
  <dc:description>.NET C# Coding Standards for Sage 300 ERP</dc:description>
  <cp:lastModifiedBy>Kian Davoudi Rad</cp:lastModifiedBy>
  <cp:revision>11</cp:revision>
  <cp:lastPrinted>2011-09-02T16:33:00Z</cp:lastPrinted>
  <dcterms:created xsi:type="dcterms:W3CDTF">2015-06-15T22:09:00Z</dcterms:created>
  <dcterms:modified xsi:type="dcterms:W3CDTF">2015-06-16T01:03:00Z</dcterms:modified>
</cp:coreProperties>
</file>